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2DBB" w14:paraId="260C51CA" w14:textId="77777777">
        <w:tc>
          <w:tcPr>
            <w:tcW w:w="0" w:type="auto"/>
            <w:tcBorders>
              <w:top w:val="none" w:sz="0" w:space="0" w:color="FFFFFF"/>
              <w:left w:val="none" w:sz="0" w:space="0" w:color="FFFFFF"/>
              <w:bottom w:val="none" w:sz="0" w:space="0" w:color="FFFFFF"/>
              <w:right w:val="none" w:sz="0" w:space="0" w:color="FFFFFF"/>
            </w:tcBorders>
            <w:shd w:val="clear" w:color="auto" w:fill="0F1F3D"/>
            <w:tcMar>
              <w:top w:w="400" w:type="dxa"/>
              <w:left w:w="480" w:type="dxa"/>
              <w:bottom w:w="400" w:type="dxa"/>
              <w:right w:w="480" w:type="dxa"/>
            </w:tcMar>
          </w:tcPr>
          <w:p w14:paraId="216ED7D7" w14:textId="77777777" w:rsidR="00132DBB" w:rsidRDefault="00036BF4">
            <w:pPr>
              <w:spacing w:after="80"/>
            </w:pPr>
            <w:r>
              <w:rPr>
                <w:b/>
                <w:bCs/>
                <w:color w:val="FFFFFF"/>
                <w:sz w:val="44"/>
                <w:szCs w:val="44"/>
              </w:rPr>
              <w:t>NABADAT VOC PLATFORM</w:t>
            </w:r>
          </w:p>
          <w:p w14:paraId="345B1A4A" w14:textId="77777777" w:rsidR="00132DBB" w:rsidRDefault="00036BF4">
            <w:r>
              <w:rPr>
                <w:color w:val="17B8C8"/>
                <w:sz w:val="26"/>
                <w:szCs w:val="26"/>
              </w:rPr>
              <w:t>Software Requirements Specification</w:t>
            </w:r>
          </w:p>
        </w:tc>
      </w:tr>
      <w:tr w:rsidR="00132DBB" w14:paraId="454E29D6" w14:textId="77777777">
        <w:tc>
          <w:tcPr>
            <w:tcW w:w="0" w:type="auto"/>
            <w:tcBorders>
              <w:top w:val="none" w:sz="0" w:space="0" w:color="FFFFFF"/>
              <w:left w:val="none" w:sz="0" w:space="0" w:color="FFFFFF"/>
              <w:bottom w:val="none" w:sz="0" w:space="0" w:color="FFFFFF"/>
              <w:right w:val="none" w:sz="0" w:space="0" w:color="FFFFFF"/>
            </w:tcBorders>
            <w:shd w:val="clear" w:color="auto" w:fill="17B8C8"/>
            <w:tcMar>
              <w:top w:w="120" w:type="dxa"/>
              <w:left w:w="480" w:type="dxa"/>
              <w:bottom w:w="120" w:type="dxa"/>
              <w:right w:w="480" w:type="dxa"/>
            </w:tcMar>
          </w:tcPr>
          <w:p w14:paraId="41AA821B" w14:textId="77777777" w:rsidR="00132DBB" w:rsidRDefault="00036BF4">
            <w:r>
              <w:rPr>
                <w:b/>
                <w:bCs/>
                <w:color w:val="FFFFFF"/>
                <w:sz w:val="30"/>
                <w:szCs w:val="30"/>
              </w:rPr>
              <w:t>CX Metrics &amp; KPI Engine (M-06) + Platform Settings</w:t>
            </w:r>
          </w:p>
        </w:tc>
      </w:tr>
    </w:tbl>
    <w:p w14:paraId="62A7E363" w14:textId="77777777" w:rsidR="00132DBB" w:rsidRDefault="00132DBB">
      <w:pPr>
        <w:spacing w:before="48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tblGrid>
      <w:tr w:rsidR="00373686" w14:paraId="010A5969" w14:textId="77777777">
        <w:tc>
          <w:tcPr>
            <w:tcW w:w="2160" w:type="dxa"/>
            <w:shd w:val="clear" w:color="auto" w:fill="0F1F3D"/>
            <w:tcMar>
              <w:top w:w="100" w:type="dxa"/>
              <w:left w:w="140" w:type="dxa"/>
              <w:bottom w:w="100" w:type="dxa"/>
              <w:right w:w="140" w:type="dxa"/>
            </w:tcMar>
            <w:vAlign w:val="center"/>
          </w:tcPr>
          <w:p w14:paraId="5DCB3557" w14:textId="77777777" w:rsidR="00132DBB" w:rsidRDefault="00036BF4">
            <w:r>
              <w:rPr>
                <w:b/>
                <w:bCs/>
                <w:color w:val="FFFFFF"/>
                <w:sz w:val="20"/>
                <w:szCs w:val="20"/>
              </w:rPr>
              <w:t>Field</w:t>
            </w:r>
          </w:p>
        </w:tc>
        <w:tc>
          <w:tcPr>
            <w:tcW w:w="3600" w:type="dxa"/>
            <w:shd w:val="clear" w:color="auto" w:fill="0F1F3D"/>
            <w:tcMar>
              <w:top w:w="100" w:type="dxa"/>
              <w:left w:w="140" w:type="dxa"/>
              <w:bottom w:w="100" w:type="dxa"/>
              <w:right w:w="140" w:type="dxa"/>
            </w:tcMar>
            <w:vAlign w:val="center"/>
          </w:tcPr>
          <w:p w14:paraId="57CA256B" w14:textId="77777777" w:rsidR="00132DBB" w:rsidRDefault="00036BF4">
            <w:r>
              <w:rPr>
                <w:b/>
                <w:bCs/>
                <w:color w:val="FFFFFF"/>
                <w:sz w:val="20"/>
                <w:szCs w:val="20"/>
              </w:rPr>
              <w:t>Value</w:t>
            </w:r>
          </w:p>
        </w:tc>
      </w:tr>
      <w:tr w:rsidR="00373686" w14:paraId="6E70E90F" w14:textId="77777777">
        <w:tc>
          <w:tcPr>
            <w:tcW w:w="2160" w:type="dxa"/>
            <w:shd w:val="clear" w:color="auto" w:fill="FFFFFF"/>
            <w:tcMar>
              <w:top w:w="100" w:type="dxa"/>
              <w:left w:w="140" w:type="dxa"/>
              <w:bottom w:w="100" w:type="dxa"/>
              <w:right w:w="140" w:type="dxa"/>
            </w:tcMar>
          </w:tcPr>
          <w:p w14:paraId="0514B4F7" w14:textId="77777777" w:rsidR="00132DBB" w:rsidRDefault="00036BF4">
            <w:r>
              <w:rPr>
                <w:b/>
                <w:bCs/>
                <w:sz w:val="20"/>
                <w:szCs w:val="20"/>
              </w:rPr>
              <w:t>Version</w:t>
            </w:r>
          </w:p>
        </w:tc>
        <w:tc>
          <w:tcPr>
            <w:tcW w:w="3600" w:type="dxa"/>
            <w:shd w:val="clear" w:color="auto" w:fill="FFFFFF"/>
            <w:tcMar>
              <w:top w:w="100" w:type="dxa"/>
              <w:left w:w="140" w:type="dxa"/>
              <w:bottom w:w="100" w:type="dxa"/>
              <w:right w:w="140" w:type="dxa"/>
            </w:tcMar>
          </w:tcPr>
          <w:p w14:paraId="066F1478" w14:textId="77777777" w:rsidR="00132DBB" w:rsidRDefault="00036BF4">
            <w:r>
              <w:rPr>
                <w:sz w:val="20"/>
                <w:szCs w:val="20"/>
              </w:rPr>
              <w:t>1.2 (Draft)</w:t>
            </w:r>
          </w:p>
        </w:tc>
      </w:tr>
      <w:tr w:rsidR="00373686" w14:paraId="0B9DA0F1" w14:textId="77777777">
        <w:tc>
          <w:tcPr>
            <w:tcW w:w="2160" w:type="dxa"/>
            <w:shd w:val="clear" w:color="auto" w:fill="F0FAFA"/>
            <w:tcMar>
              <w:top w:w="100" w:type="dxa"/>
              <w:left w:w="140" w:type="dxa"/>
              <w:bottom w:w="100" w:type="dxa"/>
              <w:right w:w="140" w:type="dxa"/>
            </w:tcMar>
          </w:tcPr>
          <w:p w14:paraId="7CA9DE7B" w14:textId="77777777" w:rsidR="00132DBB" w:rsidRDefault="00036BF4">
            <w:r>
              <w:rPr>
                <w:b/>
                <w:bCs/>
                <w:sz w:val="20"/>
                <w:szCs w:val="20"/>
              </w:rPr>
              <w:t>Status</w:t>
            </w:r>
          </w:p>
        </w:tc>
        <w:tc>
          <w:tcPr>
            <w:tcW w:w="3600" w:type="dxa"/>
            <w:shd w:val="clear" w:color="auto" w:fill="F0FAFA"/>
            <w:tcMar>
              <w:top w:w="100" w:type="dxa"/>
              <w:left w:w="140" w:type="dxa"/>
              <w:bottom w:w="100" w:type="dxa"/>
              <w:right w:w="140" w:type="dxa"/>
            </w:tcMar>
          </w:tcPr>
          <w:p w14:paraId="1BC910FE" w14:textId="77777777" w:rsidR="00132DBB" w:rsidRDefault="00036BF4">
            <w:r>
              <w:rPr>
                <w:sz w:val="20"/>
                <w:szCs w:val="20"/>
              </w:rPr>
              <w:t>Draft — UI-aligned to prototype screens</w:t>
            </w:r>
          </w:p>
        </w:tc>
      </w:tr>
      <w:tr w:rsidR="00373686" w14:paraId="3766420A" w14:textId="77777777">
        <w:tc>
          <w:tcPr>
            <w:tcW w:w="2160" w:type="dxa"/>
            <w:shd w:val="clear" w:color="auto" w:fill="FFFFFF"/>
            <w:tcMar>
              <w:top w:w="100" w:type="dxa"/>
              <w:left w:w="140" w:type="dxa"/>
              <w:bottom w:w="100" w:type="dxa"/>
              <w:right w:w="140" w:type="dxa"/>
            </w:tcMar>
          </w:tcPr>
          <w:p w14:paraId="3933E7A9" w14:textId="77777777" w:rsidR="00132DBB" w:rsidRDefault="00036BF4">
            <w:r>
              <w:rPr>
                <w:b/>
                <w:bCs/>
                <w:sz w:val="20"/>
                <w:szCs w:val="20"/>
              </w:rPr>
              <w:t>Author</w:t>
            </w:r>
          </w:p>
        </w:tc>
        <w:tc>
          <w:tcPr>
            <w:tcW w:w="3600" w:type="dxa"/>
            <w:shd w:val="clear" w:color="auto" w:fill="FFFFFF"/>
            <w:tcMar>
              <w:top w:w="100" w:type="dxa"/>
              <w:left w:w="140" w:type="dxa"/>
              <w:bottom w:w="100" w:type="dxa"/>
              <w:right w:w="140" w:type="dxa"/>
            </w:tcMar>
          </w:tcPr>
          <w:p w14:paraId="174B1B62" w14:textId="77777777" w:rsidR="00132DBB" w:rsidRDefault="00036BF4">
            <w:r>
              <w:rPr>
                <w:sz w:val="20"/>
                <w:szCs w:val="20"/>
              </w:rPr>
              <w:t>CX R&amp;D</w:t>
            </w:r>
          </w:p>
        </w:tc>
      </w:tr>
      <w:tr w:rsidR="00373686" w14:paraId="3746912E" w14:textId="77777777">
        <w:tc>
          <w:tcPr>
            <w:tcW w:w="2160" w:type="dxa"/>
            <w:shd w:val="clear" w:color="auto" w:fill="F0FAFA"/>
            <w:tcMar>
              <w:top w:w="100" w:type="dxa"/>
              <w:left w:w="140" w:type="dxa"/>
              <w:bottom w:w="100" w:type="dxa"/>
              <w:right w:w="140" w:type="dxa"/>
            </w:tcMar>
          </w:tcPr>
          <w:p w14:paraId="69003F64" w14:textId="77777777" w:rsidR="00132DBB" w:rsidRDefault="00036BF4">
            <w:r>
              <w:rPr>
                <w:b/>
                <w:bCs/>
                <w:sz w:val="20"/>
                <w:szCs w:val="20"/>
              </w:rPr>
              <w:t>Date</w:t>
            </w:r>
          </w:p>
        </w:tc>
        <w:tc>
          <w:tcPr>
            <w:tcW w:w="3600" w:type="dxa"/>
            <w:shd w:val="clear" w:color="auto" w:fill="F0FAFA"/>
            <w:tcMar>
              <w:top w:w="100" w:type="dxa"/>
              <w:left w:w="140" w:type="dxa"/>
              <w:bottom w:w="100" w:type="dxa"/>
              <w:right w:w="140" w:type="dxa"/>
            </w:tcMar>
          </w:tcPr>
          <w:p w14:paraId="498CBD4A" w14:textId="77777777" w:rsidR="00132DBB" w:rsidRDefault="00036BF4">
            <w:r>
              <w:rPr>
                <w:sz w:val="20"/>
                <w:szCs w:val="20"/>
              </w:rPr>
              <w:t>2026-06-14</w:t>
            </w:r>
          </w:p>
        </w:tc>
      </w:tr>
      <w:tr w:rsidR="00373686" w14:paraId="7A260D18" w14:textId="77777777">
        <w:tc>
          <w:tcPr>
            <w:tcW w:w="2160" w:type="dxa"/>
            <w:shd w:val="clear" w:color="auto" w:fill="FFFFFF"/>
            <w:tcMar>
              <w:top w:w="100" w:type="dxa"/>
              <w:left w:w="140" w:type="dxa"/>
              <w:bottom w:w="100" w:type="dxa"/>
              <w:right w:w="140" w:type="dxa"/>
            </w:tcMar>
          </w:tcPr>
          <w:p w14:paraId="293C6EA0" w14:textId="77777777" w:rsidR="00132DBB" w:rsidRDefault="00036BF4">
            <w:r>
              <w:rPr>
                <w:b/>
                <w:bCs/>
                <w:sz w:val="20"/>
                <w:szCs w:val="20"/>
              </w:rPr>
              <w:t>Modules</w:t>
            </w:r>
          </w:p>
        </w:tc>
        <w:tc>
          <w:tcPr>
            <w:tcW w:w="3600" w:type="dxa"/>
            <w:shd w:val="clear" w:color="auto" w:fill="FFFFFF"/>
            <w:tcMar>
              <w:top w:w="100" w:type="dxa"/>
              <w:left w:w="140" w:type="dxa"/>
              <w:bottom w:w="100" w:type="dxa"/>
              <w:right w:w="140" w:type="dxa"/>
            </w:tcMar>
          </w:tcPr>
          <w:p w14:paraId="0E6CAC98" w14:textId="77777777" w:rsidR="00132DBB" w:rsidRDefault="00036BF4">
            <w:r>
              <w:rPr>
                <w:sz w:val="20"/>
                <w:szCs w:val="20"/>
              </w:rPr>
              <w:t>M-06 CX Metrics &amp; KPI Engine; Platform Settings</w:t>
            </w:r>
          </w:p>
        </w:tc>
      </w:tr>
      <w:tr w:rsidR="00373686" w14:paraId="6880A993" w14:textId="77777777">
        <w:tc>
          <w:tcPr>
            <w:tcW w:w="2160" w:type="dxa"/>
            <w:shd w:val="clear" w:color="auto" w:fill="F0FAFA"/>
            <w:tcMar>
              <w:top w:w="100" w:type="dxa"/>
              <w:left w:w="140" w:type="dxa"/>
              <w:bottom w:w="100" w:type="dxa"/>
              <w:right w:w="140" w:type="dxa"/>
            </w:tcMar>
          </w:tcPr>
          <w:p w14:paraId="20D155AB" w14:textId="77777777" w:rsidR="00132DBB" w:rsidRDefault="00036BF4">
            <w:r>
              <w:rPr>
                <w:b/>
                <w:bCs/>
                <w:sz w:val="20"/>
                <w:szCs w:val="20"/>
              </w:rPr>
              <w:t>Document Scope</w:t>
            </w:r>
          </w:p>
        </w:tc>
        <w:tc>
          <w:tcPr>
            <w:tcW w:w="3600" w:type="dxa"/>
            <w:shd w:val="clear" w:color="auto" w:fill="F0FAFA"/>
            <w:tcMar>
              <w:top w:w="100" w:type="dxa"/>
              <w:left w:w="140" w:type="dxa"/>
              <w:bottom w:w="100" w:type="dxa"/>
              <w:right w:w="140" w:type="dxa"/>
            </w:tcMar>
          </w:tcPr>
          <w:p w14:paraId="19D05604" w14:textId="77777777" w:rsidR="00132DBB" w:rsidRDefault="00036BF4">
            <w:r>
              <w:rPr>
                <w:sz w:val="20"/>
                <w:szCs w:val="20"/>
              </w:rPr>
              <w:t>KPI Management + KPI Configuration + Settings page</w:t>
            </w:r>
          </w:p>
        </w:tc>
      </w:tr>
    </w:tbl>
    <w:p w14:paraId="2AF6493D" w14:textId="77777777" w:rsidR="00132DBB" w:rsidRDefault="00036BF4">
      <w:r>
        <w:br w:type="page"/>
      </w:r>
    </w:p>
    <w:p w14:paraId="45648506" w14:textId="77777777" w:rsidR="00132DBB" w:rsidRDefault="00036BF4">
      <w:pPr>
        <w:pStyle w:val="Heading1"/>
      </w:pPr>
      <w:r>
        <w:lastRenderedPageBreak/>
        <w:t>Part 1 — Module 06: CX Metrics &amp; KPI Engine</w:t>
      </w:r>
    </w:p>
    <w:p w14:paraId="3C50052E" w14:textId="77777777" w:rsidR="00132DBB" w:rsidRDefault="00036BF4">
      <w:pPr>
        <w:pStyle w:val="Heading1"/>
      </w:pPr>
      <w:r>
        <w:t>1. Introduction</w:t>
      </w:r>
    </w:p>
    <w:p w14:paraId="64E392EB" w14:textId="77777777" w:rsidR="00132DBB" w:rsidRDefault="00036BF4">
      <w:pPr>
        <w:pStyle w:val="Heading2"/>
      </w:pPr>
      <w:r>
        <w:t>1.1 Purpose &amp; Audience</w:t>
      </w:r>
    </w:p>
    <w:p w14:paraId="09884014" w14:textId="77777777" w:rsidR="00132DBB" w:rsidRDefault="00036BF4">
      <w:pPr>
        <w:spacing w:before="60" w:after="80"/>
      </w:pPr>
      <w:r>
        <w:t>This document specifies the KPI Management and KPI Configuration surfaces of the CX Metrics &amp; KPI Engine module (M-06), and the Platform Settings page (Part 2), for the Nabadat VOC platform. It is the single source of truth for engineering, QA, design, and product teams building these pages.</w:t>
      </w:r>
    </w:p>
    <w:p w14:paraId="4B0EF8A9" w14:textId="77777777" w:rsidR="00132DBB" w:rsidRDefault="00036BF4">
      <w:pPr>
        <w:spacing w:before="60" w:after="80"/>
      </w:pPr>
      <w:r>
        <w:t>Audience: Backend engineers, frontend engineers, QA engineers, UX designers, product managers, CX consultants.</w:t>
      </w:r>
    </w:p>
    <w:p w14:paraId="18664A7B" w14:textId="77777777" w:rsidR="00132DBB" w:rsidRDefault="00036BF4">
      <w:pPr>
        <w:spacing w:before="60" w:after="80"/>
      </w:pPr>
      <w:r>
        <w:t>This document assumes no prior CX domain knowledge. Every CX/VOC term is defined on first use and consolidated in the Glossary (Section 10).</w:t>
      </w:r>
    </w:p>
    <w:p w14:paraId="2744176B" w14:textId="77777777" w:rsidR="00132DBB" w:rsidRDefault="00036BF4">
      <w:pPr>
        <w:spacing w:before="60" w:after="80"/>
      </w:pPr>
      <w:r>
        <w:t>Scope note: M-06 is responsible for KPI definition and score computation. This document covers the KPI definition surfaces only — the screens where a CX Program Manager creates, configures, activates, and manages the catalogue of KPIs. The computation engine and the consumption of these definitions by M-16 journey scoring are referenced but specified elsewhere.</w:t>
      </w:r>
    </w:p>
    <w:p w14:paraId="7A432954" w14:textId="77777777" w:rsidR="00132DBB" w:rsidRDefault="00036BF4">
      <w:pPr>
        <w:pStyle w:val="Heading2"/>
      </w:pPr>
      <w:r>
        <w:t>1.2 Scope</w:t>
      </w:r>
    </w:p>
    <w:p w14:paraId="7D9563F6" w14:textId="77777777" w:rsidR="00132DBB" w:rsidRDefault="00036BF4">
      <w:pPr>
        <w:spacing w:before="60" w:after="80"/>
      </w:pPr>
      <w:r>
        <w:rPr>
          <w:b/>
          <w:bCs/>
        </w:rPr>
        <w:t>In scope (this document):</w:t>
      </w:r>
    </w:p>
    <w:p w14:paraId="6728DCA9" w14:textId="77777777" w:rsidR="00132DBB" w:rsidRDefault="00036BF4">
      <w:pPr>
        <w:pStyle w:val="ListParagraph"/>
        <w:numPr>
          <w:ilvl w:val="0"/>
          <w:numId w:val="2"/>
        </w:numPr>
        <w:spacing w:before="40" w:after="40"/>
      </w:pPr>
      <w:r>
        <w:t>The KPI Management page — the catalogue list of all KPIs (standard + custom)</w:t>
      </w:r>
    </w:p>
    <w:p w14:paraId="25A628D2" w14:textId="77777777" w:rsidR="00132DBB" w:rsidRDefault="00036BF4">
      <w:pPr>
        <w:pStyle w:val="ListParagraph"/>
        <w:numPr>
          <w:ilvl w:val="0"/>
          <w:numId w:val="2"/>
        </w:numPr>
        <w:spacing w:before="40" w:after="40"/>
      </w:pPr>
      <w:r>
        <w:t>The KPI Configuration page — the create/edit surface for a single KPI</w:t>
      </w:r>
    </w:p>
    <w:p w14:paraId="7278C991" w14:textId="77777777" w:rsidR="00132DBB" w:rsidRDefault="00036BF4">
      <w:pPr>
        <w:pStyle w:val="ListParagraph"/>
        <w:numPr>
          <w:ilvl w:val="0"/>
          <w:numId w:val="2"/>
        </w:numPr>
        <w:spacing w:before="40" w:after="40"/>
      </w:pPr>
      <w:r>
        <w:t>KPI attribute definitions: short name, full name, perspectives, calculation method, scale, representation style, thresholds, target, activation, dashboard visibility</w:t>
      </w:r>
    </w:p>
    <w:p w14:paraId="1ED9B23E" w14:textId="77777777" w:rsidR="00132DBB" w:rsidRDefault="00036BF4">
      <w:pPr>
        <w:pStyle w:val="ListParagraph"/>
        <w:numPr>
          <w:ilvl w:val="0"/>
          <w:numId w:val="2"/>
        </w:numPr>
        <w:spacing w:before="40" w:after="40"/>
      </w:pPr>
      <w:r>
        <w:t>Live preview behaviour (question preview + KPI visualization gauge)</w:t>
      </w:r>
    </w:p>
    <w:p w14:paraId="2097C406" w14:textId="77777777" w:rsidR="00132DBB" w:rsidRDefault="00036BF4">
      <w:pPr>
        <w:pStyle w:val="ListParagraph"/>
        <w:numPr>
          <w:ilvl w:val="0"/>
          <w:numId w:val="2"/>
        </w:numPr>
        <w:spacing w:before="40" w:after="40"/>
      </w:pPr>
      <w:r>
        <w:t>The CXI composite KPI special configuration variant</w:t>
      </w:r>
    </w:p>
    <w:p w14:paraId="7947E94D" w14:textId="77777777" w:rsidR="00132DBB" w:rsidRDefault="00036BF4">
      <w:pPr>
        <w:pStyle w:val="ListParagraph"/>
        <w:numPr>
          <w:ilvl w:val="0"/>
          <w:numId w:val="2"/>
        </w:numPr>
        <w:spacing w:before="40" w:after="40"/>
      </w:pPr>
      <w:r>
        <w:t>Standard vs custom KPI editability rules</w:t>
      </w:r>
    </w:p>
    <w:p w14:paraId="56CE27FB" w14:textId="77777777" w:rsidR="00132DBB" w:rsidRDefault="00036BF4">
      <w:pPr>
        <w:pStyle w:val="ListParagraph"/>
        <w:numPr>
          <w:ilvl w:val="0"/>
          <w:numId w:val="2"/>
        </w:numPr>
        <w:spacing w:before="40" w:after="40"/>
      </w:pPr>
      <w:r>
        <w:t>Validation rules and error messaging</w:t>
      </w:r>
    </w:p>
    <w:p w14:paraId="3DE0AF83" w14:textId="77777777" w:rsidR="00132DBB" w:rsidRDefault="00036BF4">
      <w:pPr>
        <w:pStyle w:val="ListParagraph"/>
        <w:numPr>
          <w:ilvl w:val="0"/>
          <w:numId w:val="2"/>
        </w:numPr>
        <w:spacing w:before="40" w:after="40"/>
      </w:pPr>
      <w:r>
        <w:t>Permissions for KPI management</w:t>
      </w:r>
    </w:p>
    <w:p w14:paraId="6FB9FA92" w14:textId="77777777" w:rsidR="00132DBB" w:rsidRDefault="00036BF4">
      <w:pPr>
        <w:pStyle w:val="ListParagraph"/>
        <w:numPr>
          <w:ilvl w:val="0"/>
          <w:numId w:val="2"/>
        </w:numPr>
        <w:spacing w:before="40" w:after="40"/>
      </w:pPr>
      <w:r>
        <w:t>Localization (Arabic + English, RTL)</w:t>
      </w:r>
    </w:p>
    <w:p w14:paraId="4CCEA5E7" w14:textId="77777777" w:rsidR="00132DBB" w:rsidRDefault="00036BF4">
      <w:pPr>
        <w:pStyle w:val="ListParagraph"/>
        <w:numPr>
          <w:ilvl w:val="0"/>
          <w:numId w:val="2"/>
        </w:numPr>
        <w:spacing w:before="40" w:after="40"/>
      </w:pPr>
      <w:r>
        <w:t>Platform Settings page (Part 2): Organization section + Customer Journey scoring configuration</w:t>
      </w:r>
    </w:p>
    <w:p w14:paraId="2EBF7A4B" w14:textId="77777777" w:rsidR="00132DBB" w:rsidRDefault="00132DBB">
      <w:pPr>
        <w:spacing w:before="80" w:after="80"/>
      </w:pPr>
    </w:p>
    <w:p w14:paraId="02C34DE4" w14:textId="77777777" w:rsidR="00132DBB" w:rsidRDefault="00036BF4">
      <w:pPr>
        <w:spacing w:before="60" w:after="80"/>
      </w:pPr>
      <w:r>
        <w:rPr>
          <w:b/>
          <w:bCs/>
        </w:rPr>
        <w:t>Out of scope (this document):</w:t>
      </w:r>
    </w:p>
    <w:p w14:paraId="198FD19D" w14:textId="77777777" w:rsidR="00132DBB" w:rsidRDefault="00036BF4">
      <w:pPr>
        <w:pStyle w:val="ListParagraph"/>
        <w:numPr>
          <w:ilvl w:val="0"/>
          <w:numId w:val="2"/>
        </w:numPr>
        <w:spacing w:before="40" w:after="40"/>
      </w:pPr>
      <w:r>
        <w:t>Score computation execution at scale (the engine that processes responses into scores)</w:t>
      </w:r>
    </w:p>
    <w:p w14:paraId="3D6926D7" w14:textId="77777777" w:rsidR="00132DBB" w:rsidRDefault="00036BF4">
      <w:pPr>
        <w:pStyle w:val="ListParagraph"/>
        <w:numPr>
          <w:ilvl w:val="0"/>
          <w:numId w:val="2"/>
        </w:numPr>
        <w:spacing w:before="40" w:after="40"/>
      </w:pPr>
      <w:r>
        <w:t>Multi-level aggregation (touchpoint/stage/journey) — owned by M-16 Strategic Scoring Model</w:t>
      </w:r>
    </w:p>
    <w:p w14:paraId="0603D66F" w14:textId="77777777" w:rsidR="00132DBB" w:rsidRDefault="00036BF4">
      <w:pPr>
        <w:pStyle w:val="ListParagraph"/>
        <w:numPr>
          <w:ilvl w:val="0"/>
          <w:numId w:val="2"/>
        </w:numPr>
        <w:spacing w:before="40" w:after="40"/>
      </w:pPr>
      <w:r>
        <w:t>KPI weight assignment per touchpoint — configured in M-16, not here</w:t>
      </w:r>
    </w:p>
    <w:p w14:paraId="5C460902" w14:textId="77777777" w:rsidR="00132DBB" w:rsidRDefault="00036BF4">
      <w:pPr>
        <w:pStyle w:val="ListParagraph"/>
        <w:numPr>
          <w:ilvl w:val="0"/>
          <w:numId w:val="2"/>
        </w:numPr>
        <w:spacing w:before="40" w:after="40"/>
      </w:pPr>
      <w:r>
        <w:t>Survey question authoring and binding of questions to KPIs — handled in M-01</w:t>
      </w:r>
    </w:p>
    <w:p w14:paraId="05D483C5" w14:textId="77777777" w:rsidR="00132DBB" w:rsidRDefault="00036BF4">
      <w:pPr>
        <w:pStyle w:val="ListParagraph"/>
        <w:numPr>
          <w:ilvl w:val="0"/>
          <w:numId w:val="2"/>
        </w:numPr>
        <w:spacing w:before="40" w:after="40"/>
      </w:pPr>
      <w:r>
        <w:t>Dashboard rendering of KPI scores — handled in M-07</w:t>
      </w:r>
    </w:p>
    <w:p w14:paraId="44CFE193" w14:textId="77777777" w:rsidR="00132DBB" w:rsidRDefault="00036BF4">
      <w:pPr>
        <w:pStyle w:val="ListParagraph"/>
        <w:numPr>
          <w:ilvl w:val="0"/>
          <w:numId w:val="2"/>
        </w:numPr>
        <w:spacing w:before="40" w:after="40"/>
      </w:pPr>
      <w:r>
        <w:t>Metric trend computation and threshold/target alerting — handled by M-07 and M-09 respectively</w:t>
      </w:r>
    </w:p>
    <w:p w14:paraId="760DA967" w14:textId="77777777" w:rsidR="00132DBB" w:rsidRDefault="00036BF4">
      <w:pPr>
        <w:pStyle w:val="Heading2"/>
      </w:pPr>
      <w:r>
        <w:lastRenderedPageBreak/>
        <w:t>1.3 Definitions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73686" w14:paraId="089950E6" w14:textId="77777777">
        <w:tc>
          <w:tcPr>
            <w:tcW w:w="2200" w:type="dxa"/>
            <w:shd w:val="clear" w:color="auto" w:fill="0F1F3D"/>
            <w:tcMar>
              <w:top w:w="100" w:type="dxa"/>
              <w:left w:w="140" w:type="dxa"/>
              <w:bottom w:w="100" w:type="dxa"/>
              <w:right w:w="140" w:type="dxa"/>
            </w:tcMar>
            <w:vAlign w:val="center"/>
          </w:tcPr>
          <w:p w14:paraId="0528CEEE" w14:textId="77777777" w:rsidR="00132DBB" w:rsidRDefault="00036BF4">
            <w:r>
              <w:rPr>
                <w:b/>
                <w:bCs/>
                <w:color w:val="FFFFFF"/>
                <w:sz w:val="20"/>
                <w:szCs w:val="20"/>
              </w:rPr>
              <w:t>Term</w:t>
            </w:r>
          </w:p>
        </w:tc>
        <w:tc>
          <w:tcPr>
            <w:tcW w:w="7160" w:type="dxa"/>
            <w:shd w:val="clear" w:color="auto" w:fill="0F1F3D"/>
            <w:tcMar>
              <w:top w:w="100" w:type="dxa"/>
              <w:left w:w="140" w:type="dxa"/>
              <w:bottom w:w="100" w:type="dxa"/>
              <w:right w:w="140" w:type="dxa"/>
            </w:tcMar>
            <w:vAlign w:val="center"/>
          </w:tcPr>
          <w:p w14:paraId="09973357" w14:textId="77777777" w:rsidR="00132DBB" w:rsidRDefault="00036BF4">
            <w:r>
              <w:rPr>
                <w:b/>
                <w:bCs/>
                <w:color w:val="FFFFFF"/>
                <w:sz w:val="20"/>
                <w:szCs w:val="20"/>
              </w:rPr>
              <w:t>Definition</w:t>
            </w:r>
          </w:p>
        </w:tc>
      </w:tr>
      <w:tr w:rsidR="00373686" w14:paraId="0BA48AB0" w14:textId="77777777">
        <w:tc>
          <w:tcPr>
            <w:tcW w:w="2200" w:type="dxa"/>
            <w:shd w:val="clear" w:color="auto" w:fill="FFFFFF"/>
            <w:tcMar>
              <w:top w:w="100" w:type="dxa"/>
              <w:left w:w="140" w:type="dxa"/>
              <w:bottom w:w="100" w:type="dxa"/>
              <w:right w:w="140" w:type="dxa"/>
            </w:tcMar>
          </w:tcPr>
          <w:p w14:paraId="7CC1352F" w14:textId="77777777" w:rsidR="00132DBB" w:rsidRDefault="00036BF4">
            <w:r>
              <w:rPr>
                <w:b/>
                <w:bCs/>
                <w:sz w:val="20"/>
                <w:szCs w:val="20"/>
              </w:rPr>
              <w:t>KPI</w:t>
            </w:r>
          </w:p>
        </w:tc>
        <w:tc>
          <w:tcPr>
            <w:tcW w:w="7160" w:type="dxa"/>
            <w:shd w:val="clear" w:color="auto" w:fill="FFFFFF"/>
            <w:tcMar>
              <w:top w:w="100" w:type="dxa"/>
              <w:left w:w="140" w:type="dxa"/>
              <w:bottom w:w="100" w:type="dxa"/>
              <w:right w:w="140" w:type="dxa"/>
            </w:tcMar>
          </w:tcPr>
          <w:p w14:paraId="1B223DAB" w14:textId="77777777" w:rsidR="00132DBB" w:rsidRDefault="00036BF4">
            <w:r>
              <w:rPr>
                <w:sz w:val="20"/>
                <w:szCs w:val="20"/>
              </w:rPr>
              <w:t>Key Performance Indicator. A configurable CX metric (NPS, CSAT, CES, etc.). M-06 owns its definition and computation.</w:t>
            </w:r>
          </w:p>
        </w:tc>
      </w:tr>
      <w:tr w:rsidR="00373686" w14:paraId="5BE118B5" w14:textId="77777777">
        <w:tc>
          <w:tcPr>
            <w:tcW w:w="2200" w:type="dxa"/>
            <w:shd w:val="clear" w:color="auto" w:fill="F0FAFA"/>
            <w:tcMar>
              <w:top w:w="100" w:type="dxa"/>
              <w:left w:w="140" w:type="dxa"/>
              <w:bottom w:w="100" w:type="dxa"/>
              <w:right w:w="140" w:type="dxa"/>
            </w:tcMar>
          </w:tcPr>
          <w:p w14:paraId="426932F1" w14:textId="77777777" w:rsidR="00132DBB" w:rsidRDefault="00036BF4">
            <w:r>
              <w:rPr>
                <w:b/>
                <w:bCs/>
                <w:sz w:val="20"/>
                <w:szCs w:val="20"/>
              </w:rPr>
              <w:t>Standard KPI</w:t>
            </w:r>
          </w:p>
        </w:tc>
        <w:tc>
          <w:tcPr>
            <w:tcW w:w="7160" w:type="dxa"/>
            <w:shd w:val="clear" w:color="auto" w:fill="F0FAFA"/>
            <w:tcMar>
              <w:top w:w="100" w:type="dxa"/>
              <w:left w:w="140" w:type="dxa"/>
              <w:bottom w:w="100" w:type="dxa"/>
              <w:right w:w="140" w:type="dxa"/>
            </w:tcMar>
          </w:tcPr>
          <w:p w14:paraId="58D41972" w14:textId="77777777" w:rsidR="00132DBB" w:rsidRDefault="00036BF4">
            <w:r>
              <w:rPr>
                <w:sz w:val="20"/>
                <w:szCs w:val="20"/>
              </w:rPr>
              <w:t>A platform-provided KPI pre-loaded at tenant provisioning. Cannot be deleted; has constrained editability.</w:t>
            </w:r>
          </w:p>
        </w:tc>
      </w:tr>
      <w:tr w:rsidR="00373686" w14:paraId="7ED9A039" w14:textId="77777777">
        <w:tc>
          <w:tcPr>
            <w:tcW w:w="2200" w:type="dxa"/>
            <w:shd w:val="clear" w:color="auto" w:fill="FFFFFF"/>
            <w:tcMar>
              <w:top w:w="100" w:type="dxa"/>
              <w:left w:w="140" w:type="dxa"/>
              <w:bottom w:w="100" w:type="dxa"/>
              <w:right w:w="140" w:type="dxa"/>
            </w:tcMar>
          </w:tcPr>
          <w:p w14:paraId="657DBFFA" w14:textId="77777777" w:rsidR="00132DBB" w:rsidRDefault="00036BF4">
            <w:r>
              <w:rPr>
                <w:b/>
                <w:bCs/>
                <w:sz w:val="20"/>
                <w:szCs w:val="20"/>
              </w:rPr>
              <w:t>Custom KPI</w:t>
            </w:r>
          </w:p>
        </w:tc>
        <w:tc>
          <w:tcPr>
            <w:tcW w:w="7160" w:type="dxa"/>
            <w:shd w:val="clear" w:color="auto" w:fill="FFFFFF"/>
            <w:tcMar>
              <w:top w:w="100" w:type="dxa"/>
              <w:left w:w="140" w:type="dxa"/>
              <w:bottom w:w="100" w:type="dxa"/>
              <w:right w:w="140" w:type="dxa"/>
            </w:tcMar>
          </w:tcPr>
          <w:p w14:paraId="243ACD10" w14:textId="77777777" w:rsidR="00132DBB" w:rsidRDefault="00036BF4">
            <w:r>
              <w:rPr>
                <w:sz w:val="20"/>
                <w:szCs w:val="20"/>
              </w:rPr>
              <w:t>A tenant-created KPI. Fully configurable except short name after creation.</w:t>
            </w:r>
          </w:p>
        </w:tc>
      </w:tr>
      <w:tr w:rsidR="00373686" w14:paraId="3B272CD6" w14:textId="77777777">
        <w:tc>
          <w:tcPr>
            <w:tcW w:w="2200" w:type="dxa"/>
            <w:shd w:val="clear" w:color="auto" w:fill="F0FAFA"/>
            <w:tcMar>
              <w:top w:w="100" w:type="dxa"/>
              <w:left w:w="140" w:type="dxa"/>
              <w:bottom w:w="100" w:type="dxa"/>
              <w:right w:w="140" w:type="dxa"/>
            </w:tcMar>
          </w:tcPr>
          <w:p w14:paraId="7DE49A7F" w14:textId="77777777" w:rsidR="00132DBB" w:rsidRDefault="00036BF4">
            <w:r>
              <w:rPr>
                <w:b/>
                <w:bCs/>
                <w:sz w:val="20"/>
                <w:szCs w:val="20"/>
              </w:rPr>
              <w:t>NPS</w:t>
            </w:r>
          </w:p>
        </w:tc>
        <w:tc>
          <w:tcPr>
            <w:tcW w:w="7160" w:type="dxa"/>
            <w:shd w:val="clear" w:color="auto" w:fill="F0FAFA"/>
            <w:tcMar>
              <w:top w:w="100" w:type="dxa"/>
              <w:left w:w="140" w:type="dxa"/>
              <w:bottom w:w="100" w:type="dxa"/>
              <w:right w:w="140" w:type="dxa"/>
            </w:tcMar>
          </w:tcPr>
          <w:p w14:paraId="4607FAA4" w14:textId="77777777" w:rsidR="00132DBB" w:rsidRDefault="00036BF4">
            <w:r>
              <w:rPr>
                <w:sz w:val="20"/>
                <w:szCs w:val="20"/>
              </w:rPr>
              <w:t>Net Promoter Score. Loyalty metric, raw range −100 to +100. Promoters (9–10) − Detractors (0–6).</w:t>
            </w:r>
          </w:p>
        </w:tc>
      </w:tr>
      <w:tr w:rsidR="00373686" w14:paraId="3EC05E68" w14:textId="77777777">
        <w:tc>
          <w:tcPr>
            <w:tcW w:w="2200" w:type="dxa"/>
            <w:shd w:val="clear" w:color="auto" w:fill="FFFFFF"/>
            <w:tcMar>
              <w:top w:w="100" w:type="dxa"/>
              <w:left w:w="140" w:type="dxa"/>
              <w:bottom w:w="100" w:type="dxa"/>
              <w:right w:w="140" w:type="dxa"/>
            </w:tcMar>
          </w:tcPr>
          <w:p w14:paraId="68EFDD9D" w14:textId="77777777" w:rsidR="00132DBB" w:rsidRDefault="00036BF4">
            <w:r>
              <w:rPr>
                <w:b/>
                <w:bCs/>
                <w:sz w:val="20"/>
                <w:szCs w:val="20"/>
              </w:rPr>
              <w:t>CSAT</w:t>
            </w:r>
          </w:p>
        </w:tc>
        <w:tc>
          <w:tcPr>
            <w:tcW w:w="7160" w:type="dxa"/>
            <w:shd w:val="clear" w:color="auto" w:fill="FFFFFF"/>
            <w:tcMar>
              <w:top w:w="100" w:type="dxa"/>
              <w:left w:w="140" w:type="dxa"/>
              <w:bottom w:w="100" w:type="dxa"/>
              <w:right w:w="140" w:type="dxa"/>
            </w:tcMar>
          </w:tcPr>
          <w:p w14:paraId="5515C200" w14:textId="77777777" w:rsidR="00132DBB" w:rsidRDefault="00036BF4">
            <w:r>
              <w:rPr>
                <w:sz w:val="20"/>
                <w:szCs w:val="20"/>
              </w:rPr>
              <w:t>Customer Satisfaction Score. Post-interaction rating.</w:t>
            </w:r>
          </w:p>
        </w:tc>
      </w:tr>
      <w:tr w:rsidR="00373686" w14:paraId="50AC038A" w14:textId="77777777">
        <w:tc>
          <w:tcPr>
            <w:tcW w:w="2200" w:type="dxa"/>
            <w:shd w:val="clear" w:color="auto" w:fill="F0FAFA"/>
            <w:tcMar>
              <w:top w:w="100" w:type="dxa"/>
              <w:left w:w="140" w:type="dxa"/>
              <w:bottom w:w="100" w:type="dxa"/>
              <w:right w:w="140" w:type="dxa"/>
            </w:tcMar>
          </w:tcPr>
          <w:p w14:paraId="74F27E8A" w14:textId="77777777" w:rsidR="00132DBB" w:rsidRDefault="00036BF4">
            <w:r>
              <w:rPr>
                <w:b/>
                <w:bCs/>
                <w:sz w:val="20"/>
                <w:szCs w:val="20"/>
              </w:rPr>
              <w:t>CES</w:t>
            </w:r>
          </w:p>
        </w:tc>
        <w:tc>
          <w:tcPr>
            <w:tcW w:w="7160" w:type="dxa"/>
            <w:shd w:val="clear" w:color="auto" w:fill="F0FAFA"/>
            <w:tcMar>
              <w:top w:w="100" w:type="dxa"/>
              <w:left w:w="140" w:type="dxa"/>
              <w:bottom w:w="100" w:type="dxa"/>
              <w:right w:w="140" w:type="dxa"/>
            </w:tcMar>
          </w:tcPr>
          <w:p w14:paraId="15ED6E45" w14:textId="77777777" w:rsidR="00132DBB" w:rsidRDefault="00036BF4">
            <w:r>
              <w:rPr>
                <w:sz w:val="20"/>
                <w:szCs w:val="20"/>
              </w:rPr>
              <w:t>Customer Effort Score. Ease-of-interaction metric; lower effort = better.</w:t>
            </w:r>
          </w:p>
        </w:tc>
      </w:tr>
      <w:tr w:rsidR="00373686" w14:paraId="44735E80" w14:textId="77777777">
        <w:tc>
          <w:tcPr>
            <w:tcW w:w="2200" w:type="dxa"/>
            <w:shd w:val="clear" w:color="auto" w:fill="FFFFFF"/>
            <w:tcMar>
              <w:top w:w="100" w:type="dxa"/>
              <w:left w:w="140" w:type="dxa"/>
              <w:bottom w:w="100" w:type="dxa"/>
              <w:right w:w="140" w:type="dxa"/>
            </w:tcMar>
          </w:tcPr>
          <w:p w14:paraId="7210A0FE" w14:textId="77777777" w:rsidR="00132DBB" w:rsidRDefault="00036BF4">
            <w:r>
              <w:rPr>
                <w:b/>
                <w:bCs/>
                <w:sz w:val="20"/>
                <w:szCs w:val="20"/>
              </w:rPr>
              <w:t>CXI</w:t>
            </w:r>
          </w:p>
        </w:tc>
        <w:tc>
          <w:tcPr>
            <w:tcW w:w="7160" w:type="dxa"/>
            <w:shd w:val="clear" w:color="auto" w:fill="FFFFFF"/>
            <w:tcMar>
              <w:top w:w="100" w:type="dxa"/>
              <w:left w:w="140" w:type="dxa"/>
              <w:bottom w:w="100" w:type="dxa"/>
              <w:right w:w="140" w:type="dxa"/>
            </w:tcMar>
          </w:tcPr>
          <w:p w14:paraId="02FD24A4" w14:textId="77777777" w:rsidR="00132DBB" w:rsidRDefault="00036BF4">
            <w:r>
              <w:rPr>
                <w:sz w:val="20"/>
                <w:szCs w:val="20"/>
              </w:rPr>
              <w:t>Customer Experience Index. A composite KPI derived from a weighted combination of other active KPIs.</w:t>
            </w:r>
          </w:p>
        </w:tc>
      </w:tr>
      <w:tr w:rsidR="00373686" w14:paraId="1B43D480" w14:textId="77777777">
        <w:tc>
          <w:tcPr>
            <w:tcW w:w="2200" w:type="dxa"/>
            <w:shd w:val="clear" w:color="auto" w:fill="F0FAFA"/>
            <w:tcMar>
              <w:top w:w="100" w:type="dxa"/>
              <w:left w:w="140" w:type="dxa"/>
              <w:bottom w:w="100" w:type="dxa"/>
              <w:right w:w="140" w:type="dxa"/>
            </w:tcMar>
          </w:tcPr>
          <w:p w14:paraId="18FD33D0" w14:textId="77777777" w:rsidR="00132DBB" w:rsidRDefault="00036BF4">
            <w:r>
              <w:rPr>
                <w:b/>
                <w:bCs/>
                <w:sz w:val="20"/>
                <w:szCs w:val="20"/>
              </w:rPr>
              <w:t>FCR</w:t>
            </w:r>
          </w:p>
        </w:tc>
        <w:tc>
          <w:tcPr>
            <w:tcW w:w="7160" w:type="dxa"/>
            <w:shd w:val="clear" w:color="auto" w:fill="F0FAFA"/>
            <w:tcMar>
              <w:top w:w="100" w:type="dxa"/>
              <w:left w:w="140" w:type="dxa"/>
              <w:bottom w:w="100" w:type="dxa"/>
              <w:right w:w="140" w:type="dxa"/>
            </w:tcMar>
          </w:tcPr>
          <w:p w14:paraId="44B97ED7" w14:textId="77777777" w:rsidR="00132DBB" w:rsidRDefault="00036BF4">
            <w:r>
              <w:rPr>
                <w:sz w:val="20"/>
                <w:szCs w:val="20"/>
              </w:rPr>
              <w:t>First Contact Resolution.</w:t>
            </w:r>
          </w:p>
        </w:tc>
      </w:tr>
      <w:tr w:rsidR="00373686" w14:paraId="1BF51A01" w14:textId="77777777">
        <w:tc>
          <w:tcPr>
            <w:tcW w:w="2200" w:type="dxa"/>
            <w:shd w:val="clear" w:color="auto" w:fill="FFFFFF"/>
            <w:tcMar>
              <w:top w:w="100" w:type="dxa"/>
              <w:left w:w="140" w:type="dxa"/>
              <w:bottom w:w="100" w:type="dxa"/>
              <w:right w:w="140" w:type="dxa"/>
            </w:tcMar>
          </w:tcPr>
          <w:p w14:paraId="143BF68A" w14:textId="77777777" w:rsidR="00132DBB" w:rsidRDefault="00036BF4">
            <w:r>
              <w:rPr>
                <w:b/>
                <w:bCs/>
                <w:sz w:val="20"/>
                <w:szCs w:val="20"/>
              </w:rPr>
              <w:t>VFM</w:t>
            </w:r>
          </w:p>
        </w:tc>
        <w:tc>
          <w:tcPr>
            <w:tcW w:w="7160" w:type="dxa"/>
            <w:shd w:val="clear" w:color="auto" w:fill="FFFFFF"/>
            <w:tcMar>
              <w:top w:w="100" w:type="dxa"/>
              <w:left w:w="140" w:type="dxa"/>
              <w:bottom w:w="100" w:type="dxa"/>
              <w:right w:w="140" w:type="dxa"/>
            </w:tcMar>
          </w:tcPr>
          <w:p w14:paraId="5B6DBCE9" w14:textId="77777777" w:rsidR="00132DBB" w:rsidRDefault="00036BF4">
            <w:r>
              <w:rPr>
                <w:sz w:val="20"/>
                <w:szCs w:val="20"/>
              </w:rPr>
              <w:t>Value for Money. Measures customer satisfaction with the price paid relative to the value gained post-transaction. User-configured scale and calculation method.</w:t>
            </w:r>
          </w:p>
        </w:tc>
      </w:tr>
      <w:tr w:rsidR="00373686" w14:paraId="5FE737C6" w14:textId="77777777">
        <w:tc>
          <w:tcPr>
            <w:tcW w:w="2200" w:type="dxa"/>
            <w:shd w:val="clear" w:color="auto" w:fill="F0FAFA"/>
            <w:tcMar>
              <w:top w:w="100" w:type="dxa"/>
              <w:left w:w="140" w:type="dxa"/>
              <w:bottom w:w="100" w:type="dxa"/>
              <w:right w:w="140" w:type="dxa"/>
            </w:tcMar>
          </w:tcPr>
          <w:p w14:paraId="24F3464C" w14:textId="77777777" w:rsidR="00132DBB" w:rsidRDefault="00036BF4">
            <w:r>
              <w:rPr>
                <w:b/>
                <w:bCs/>
                <w:sz w:val="20"/>
                <w:szCs w:val="20"/>
              </w:rPr>
              <w:t>CHS</w:t>
            </w:r>
          </w:p>
        </w:tc>
        <w:tc>
          <w:tcPr>
            <w:tcW w:w="7160" w:type="dxa"/>
            <w:shd w:val="clear" w:color="auto" w:fill="F0FAFA"/>
            <w:tcMar>
              <w:top w:w="100" w:type="dxa"/>
              <w:left w:w="140" w:type="dxa"/>
              <w:bottom w:w="100" w:type="dxa"/>
              <w:right w:w="140" w:type="dxa"/>
            </w:tcMar>
          </w:tcPr>
          <w:p w14:paraId="23DC9259" w14:textId="77777777" w:rsidR="00132DBB" w:rsidRDefault="00036BF4">
            <w:r>
              <w:rPr>
                <w:sz w:val="20"/>
                <w:szCs w:val="20"/>
              </w:rPr>
              <w:t>Customer Happiness Score. Measures customer happiness post-transaction (common in the sports and entertainment sector). User-configured scale and calculation method.</w:t>
            </w:r>
          </w:p>
        </w:tc>
      </w:tr>
      <w:tr w:rsidR="00373686" w14:paraId="73DDB7F8" w14:textId="77777777">
        <w:tc>
          <w:tcPr>
            <w:tcW w:w="2200" w:type="dxa"/>
            <w:shd w:val="clear" w:color="auto" w:fill="FFFFFF"/>
            <w:tcMar>
              <w:top w:w="100" w:type="dxa"/>
              <w:left w:w="140" w:type="dxa"/>
              <w:bottom w:w="100" w:type="dxa"/>
              <w:right w:w="140" w:type="dxa"/>
            </w:tcMar>
          </w:tcPr>
          <w:p w14:paraId="44537FCB" w14:textId="77777777" w:rsidR="00132DBB" w:rsidRDefault="00036BF4">
            <w:r>
              <w:rPr>
                <w:b/>
                <w:bCs/>
                <w:sz w:val="20"/>
                <w:szCs w:val="20"/>
              </w:rPr>
              <w:t>Agent Score</w:t>
            </w:r>
          </w:p>
        </w:tc>
        <w:tc>
          <w:tcPr>
            <w:tcW w:w="7160" w:type="dxa"/>
            <w:shd w:val="clear" w:color="auto" w:fill="FFFFFF"/>
            <w:tcMar>
              <w:top w:w="100" w:type="dxa"/>
              <w:left w:w="140" w:type="dxa"/>
              <w:bottom w:w="100" w:type="dxa"/>
              <w:right w:w="140" w:type="dxa"/>
            </w:tcMar>
          </w:tcPr>
          <w:p w14:paraId="525A78EB" w14:textId="77777777" w:rsidR="00132DBB" w:rsidRDefault="00036BF4">
            <w:r>
              <w:rPr>
                <w:sz w:val="20"/>
                <w:szCs w:val="20"/>
              </w:rPr>
              <w:t>Measures customer satisfaction with the frontliner's behaviour post-transaction — typically across professionalism, attitude, and appearance perspectives. Survey-derived. User-configured scale and calculation method.</w:t>
            </w:r>
          </w:p>
        </w:tc>
      </w:tr>
      <w:tr w:rsidR="00373686" w14:paraId="4EF25178" w14:textId="77777777">
        <w:tc>
          <w:tcPr>
            <w:tcW w:w="2200" w:type="dxa"/>
            <w:shd w:val="clear" w:color="auto" w:fill="F0FAFA"/>
            <w:tcMar>
              <w:top w:w="100" w:type="dxa"/>
              <w:left w:w="140" w:type="dxa"/>
              <w:bottom w:w="100" w:type="dxa"/>
              <w:right w:w="140" w:type="dxa"/>
            </w:tcMar>
          </w:tcPr>
          <w:p w14:paraId="1BE794D0" w14:textId="77777777" w:rsidR="00132DBB" w:rsidRDefault="00036BF4">
            <w:r>
              <w:rPr>
                <w:b/>
                <w:bCs/>
                <w:sz w:val="20"/>
                <w:szCs w:val="20"/>
              </w:rPr>
              <w:t>Calculation Method</w:t>
            </w:r>
          </w:p>
        </w:tc>
        <w:tc>
          <w:tcPr>
            <w:tcW w:w="7160" w:type="dxa"/>
            <w:shd w:val="clear" w:color="auto" w:fill="F0FAFA"/>
            <w:tcMar>
              <w:top w:w="100" w:type="dxa"/>
              <w:left w:w="140" w:type="dxa"/>
              <w:bottom w:w="100" w:type="dxa"/>
              <w:right w:w="140" w:type="dxa"/>
            </w:tcMar>
          </w:tcPr>
          <w:p w14:paraId="1E44C2CF" w14:textId="77777777" w:rsidR="00132DBB" w:rsidRDefault="00036BF4">
            <w:r>
              <w:rPr>
                <w:sz w:val="20"/>
                <w:szCs w:val="20"/>
              </w:rPr>
              <w:t>The algorithm used to derive the KPI score: Weighted Average, TOP n Box, NPS Standard, or Weighted Composite (CXI).</w:t>
            </w:r>
          </w:p>
        </w:tc>
      </w:tr>
      <w:tr w:rsidR="00373686" w14:paraId="449B2451" w14:textId="77777777">
        <w:tc>
          <w:tcPr>
            <w:tcW w:w="2200" w:type="dxa"/>
            <w:shd w:val="clear" w:color="auto" w:fill="FFFFFF"/>
            <w:tcMar>
              <w:top w:w="100" w:type="dxa"/>
              <w:left w:w="140" w:type="dxa"/>
              <w:bottom w:w="100" w:type="dxa"/>
              <w:right w:w="140" w:type="dxa"/>
            </w:tcMar>
          </w:tcPr>
          <w:p w14:paraId="412C535E" w14:textId="77777777" w:rsidR="00132DBB" w:rsidRDefault="00036BF4">
            <w:r>
              <w:rPr>
                <w:b/>
                <w:bCs/>
                <w:sz w:val="20"/>
                <w:szCs w:val="20"/>
              </w:rPr>
              <w:t>Scale</w:t>
            </w:r>
          </w:p>
        </w:tc>
        <w:tc>
          <w:tcPr>
            <w:tcW w:w="7160" w:type="dxa"/>
            <w:shd w:val="clear" w:color="auto" w:fill="FFFFFF"/>
            <w:tcMar>
              <w:top w:w="100" w:type="dxa"/>
              <w:left w:w="140" w:type="dxa"/>
              <w:bottom w:w="100" w:type="dxa"/>
              <w:right w:w="140" w:type="dxa"/>
            </w:tcMar>
          </w:tcPr>
          <w:p w14:paraId="5C8710C4" w14:textId="77777777" w:rsidR="00132DBB" w:rsidRDefault="00036BF4">
            <w:r>
              <w:rPr>
                <w:sz w:val="20"/>
                <w:szCs w:val="20"/>
              </w:rPr>
              <w:t>The raw response range of the KPI (e.g., 1–5, 0–10).</w:t>
            </w:r>
          </w:p>
        </w:tc>
      </w:tr>
      <w:tr w:rsidR="00373686" w14:paraId="74D80A9E" w14:textId="77777777">
        <w:tc>
          <w:tcPr>
            <w:tcW w:w="2200" w:type="dxa"/>
            <w:shd w:val="clear" w:color="auto" w:fill="F0FAFA"/>
            <w:tcMar>
              <w:top w:w="100" w:type="dxa"/>
              <w:left w:w="140" w:type="dxa"/>
              <w:bottom w:w="100" w:type="dxa"/>
              <w:right w:w="140" w:type="dxa"/>
            </w:tcMar>
          </w:tcPr>
          <w:p w14:paraId="0ECD0D99" w14:textId="77777777" w:rsidR="00132DBB" w:rsidRDefault="00036BF4">
            <w:r>
              <w:rPr>
                <w:b/>
                <w:bCs/>
                <w:sz w:val="20"/>
                <w:szCs w:val="20"/>
              </w:rPr>
              <w:t>Representation Style</w:t>
            </w:r>
          </w:p>
        </w:tc>
        <w:tc>
          <w:tcPr>
            <w:tcW w:w="7160" w:type="dxa"/>
            <w:shd w:val="clear" w:color="auto" w:fill="F0FAFA"/>
            <w:tcMar>
              <w:top w:w="100" w:type="dxa"/>
              <w:left w:w="140" w:type="dxa"/>
              <w:bottom w:w="100" w:type="dxa"/>
              <w:right w:w="140" w:type="dxa"/>
            </w:tcMar>
          </w:tcPr>
          <w:p w14:paraId="6B8F55B6" w14:textId="77777777" w:rsidR="00132DBB" w:rsidRDefault="00036BF4">
            <w:r>
              <w:rPr>
                <w:sz w:val="20"/>
                <w:szCs w:val="20"/>
              </w:rPr>
              <w:t>How the scale is presented to respondents: Number, Stars, Emoji, or Slider.</w:t>
            </w:r>
          </w:p>
        </w:tc>
      </w:tr>
      <w:tr w:rsidR="00373686" w14:paraId="4E8AF26A" w14:textId="77777777">
        <w:tc>
          <w:tcPr>
            <w:tcW w:w="2200" w:type="dxa"/>
            <w:shd w:val="clear" w:color="auto" w:fill="FFFFFF"/>
            <w:tcMar>
              <w:top w:w="100" w:type="dxa"/>
              <w:left w:w="140" w:type="dxa"/>
              <w:bottom w:w="100" w:type="dxa"/>
              <w:right w:w="140" w:type="dxa"/>
            </w:tcMar>
          </w:tcPr>
          <w:p w14:paraId="1F1C57FF" w14:textId="77777777" w:rsidR="00132DBB" w:rsidRDefault="00036BF4">
            <w:r>
              <w:rPr>
                <w:b/>
                <w:bCs/>
                <w:sz w:val="20"/>
                <w:szCs w:val="20"/>
              </w:rPr>
              <w:t>Threshold</w:t>
            </w:r>
          </w:p>
        </w:tc>
        <w:tc>
          <w:tcPr>
            <w:tcW w:w="7160" w:type="dxa"/>
            <w:shd w:val="clear" w:color="auto" w:fill="FFFFFF"/>
            <w:tcMar>
              <w:top w:w="100" w:type="dxa"/>
              <w:left w:w="140" w:type="dxa"/>
              <w:bottom w:w="100" w:type="dxa"/>
              <w:right w:w="140" w:type="dxa"/>
            </w:tcMar>
          </w:tcPr>
          <w:p w14:paraId="1D688A36" w14:textId="77777777" w:rsidR="00132DBB" w:rsidRDefault="00036BF4">
            <w:r>
              <w:rPr>
                <w:sz w:val="20"/>
                <w:szCs w:val="20"/>
              </w:rPr>
              <w:t>The three satisfaction bands (Unsatisfactory / Average / Satisfactory) applied to the normalised score.</w:t>
            </w:r>
          </w:p>
        </w:tc>
      </w:tr>
      <w:tr w:rsidR="00373686" w14:paraId="5D10DB77" w14:textId="77777777">
        <w:tc>
          <w:tcPr>
            <w:tcW w:w="2200" w:type="dxa"/>
            <w:shd w:val="clear" w:color="auto" w:fill="F0FAFA"/>
            <w:tcMar>
              <w:top w:w="100" w:type="dxa"/>
              <w:left w:w="140" w:type="dxa"/>
              <w:bottom w:w="100" w:type="dxa"/>
              <w:right w:w="140" w:type="dxa"/>
            </w:tcMar>
          </w:tcPr>
          <w:p w14:paraId="43829A35" w14:textId="77777777" w:rsidR="00132DBB" w:rsidRDefault="00036BF4">
            <w:r>
              <w:rPr>
                <w:b/>
                <w:bCs/>
                <w:sz w:val="20"/>
                <w:szCs w:val="20"/>
              </w:rPr>
              <w:t>Target</w:t>
            </w:r>
          </w:p>
        </w:tc>
        <w:tc>
          <w:tcPr>
            <w:tcW w:w="7160" w:type="dxa"/>
            <w:shd w:val="clear" w:color="auto" w:fill="F0FAFA"/>
            <w:tcMar>
              <w:top w:w="100" w:type="dxa"/>
              <w:left w:w="140" w:type="dxa"/>
              <w:bottom w:w="100" w:type="dxa"/>
              <w:right w:w="140" w:type="dxa"/>
            </w:tcMar>
          </w:tcPr>
          <w:p w14:paraId="0462CAF5" w14:textId="77777777" w:rsidR="00132DBB" w:rsidRDefault="00036BF4">
            <w:r>
              <w:rPr>
                <w:sz w:val="20"/>
                <w:szCs w:val="20"/>
              </w:rPr>
              <w:t>The goal value the tenant aims to achieve for this KPI.</w:t>
            </w:r>
          </w:p>
        </w:tc>
      </w:tr>
      <w:tr w:rsidR="00373686" w14:paraId="2840FA8F" w14:textId="77777777">
        <w:tc>
          <w:tcPr>
            <w:tcW w:w="2200" w:type="dxa"/>
            <w:shd w:val="clear" w:color="auto" w:fill="FFFFFF"/>
            <w:tcMar>
              <w:top w:w="100" w:type="dxa"/>
              <w:left w:w="140" w:type="dxa"/>
              <w:bottom w:w="100" w:type="dxa"/>
              <w:right w:w="140" w:type="dxa"/>
            </w:tcMar>
          </w:tcPr>
          <w:p w14:paraId="6AC0427D" w14:textId="77777777" w:rsidR="00132DBB" w:rsidRDefault="00036BF4">
            <w:r>
              <w:rPr>
                <w:b/>
                <w:bCs/>
                <w:sz w:val="20"/>
                <w:szCs w:val="20"/>
              </w:rPr>
              <w:t>Normalised Score</w:t>
            </w:r>
          </w:p>
        </w:tc>
        <w:tc>
          <w:tcPr>
            <w:tcW w:w="7160" w:type="dxa"/>
            <w:shd w:val="clear" w:color="auto" w:fill="FFFFFF"/>
            <w:tcMar>
              <w:top w:w="100" w:type="dxa"/>
              <w:left w:w="140" w:type="dxa"/>
              <w:bottom w:w="100" w:type="dxa"/>
              <w:right w:w="140" w:type="dxa"/>
            </w:tcMar>
          </w:tcPr>
          <w:p w14:paraId="6CC3A294" w14:textId="77777777" w:rsidR="00132DBB" w:rsidRDefault="00036BF4">
            <w:r>
              <w:rPr>
                <w:sz w:val="20"/>
                <w:szCs w:val="20"/>
              </w:rPr>
              <w:t>A raw KPI value mapped to a 0–100 index (NPS excepted — it displays raw −100 to +100).</w:t>
            </w:r>
          </w:p>
        </w:tc>
      </w:tr>
      <w:tr w:rsidR="00373686" w14:paraId="50B80F26" w14:textId="77777777">
        <w:tc>
          <w:tcPr>
            <w:tcW w:w="2200" w:type="dxa"/>
            <w:shd w:val="clear" w:color="auto" w:fill="F0FAFA"/>
            <w:tcMar>
              <w:top w:w="100" w:type="dxa"/>
              <w:left w:w="140" w:type="dxa"/>
              <w:bottom w:w="100" w:type="dxa"/>
              <w:right w:w="140" w:type="dxa"/>
            </w:tcMar>
          </w:tcPr>
          <w:p w14:paraId="5FD8FDEA" w14:textId="77777777" w:rsidR="00132DBB" w:rsidRDefault="00036BF4">
            <w:r>
              <w:rPr>
                <w:b/>
                <w:bCs/>
                <w:sz w:val="20"/>
                <w:szCs w:val="20"/>
              </w:rPr>
              <w:t>Tenant</w:t>
            </w:r>
          </w:p>
        </w:tc>
        <w:tc>
          <w:tcPr>
            <w:tcW w:w="7160" w:type="dxa"/>
            <w:shd w:val="clear" w:color="auto" w:fill="F0FAFA"/>
            <w:tcMar>
              <w:top w:w="100" w:type="dxa"/>
              <w:left w:w="140" w:type="dxa"/>
              <w:bottom w:w="100" w:type="dxa"/>
              <w:right w:w="140" w:type="dxa"/>
            </w:tcMar>
          </w:tcPr>
          <w:p w14:paraId="2291DC2A" w14:textId="77777777" w:rsidR="00132DBB" w:rsidRDefault="00036BF4">
            <w:r>
              <w:rPr>
                <w:sz w:val="20"/>
                <w:szCs w:val="20"/>
              </w:rPr>
              <w:t>A client organisation using Nabadat; all KPI data is isolated per tenant.</w:t>
            </w:r>
          </w:p>
        </w:tc>
      </w:tr>
    </w:tbl>
    <w:p w14:paraId="402A011E" w14:textId="77777777" w:rsidR="00132DBB" w:rsidRDefault="00036BF4">
      <w:pPr>
        <w:pStyle w:val="Heading2"/>
      </w:pPr>
      <w:r>
        <w:t>1.4 References</w:t>
      </w:r>
    </w:p>
    <w:p w14:paraId="2679AD59" w14:textId="77777777" w:rsidR="00132DBB" w:rsidRDefault="00036BF4">
      <w:pPr>
        <w:pStyle w:val="ListParagraph"/>
        <w:numPr>
          <w:ilvl w:val="0"/>
          <w:numId w:val="2"/>
        </w:numPr>
        <w:spacing w:before="40" w:after="40"/>
      </w:pPr>
      <w:r>
        <w:lastRenderedPageBreak/>
        <w:t>Nabadat Platform Definition (DOC-01)</w:t>
      </w:r>
    </w:p>
    <w:p w14:paraId="24FBF3D2" w14:textId="77777777" w:rsidR="00132DBB" w:rsidRDefault="00036BF4">
      <w:pPr>
        <w:pStyle w:val="ListParagraph"/>
        <w:numPr>
          <w:ilvl w:val="0"/>
          <w:numId w:val="2"/>
        </w:numPr>
        <w:spacing w:before="40" w:after="40"/>
      </w:pPr>
      <w:r>
        <w:t>M-16 — Customer Journey Mapping SRS (consumes KPI definitions; owns per-touchpoint KPI weights and the Strategic Scoring Model)</w:t>
      </w:r>
    </w:p>
    <w:p w14:paraId="70C57383" w14:textId="77777777" w:rsidR="00132DBB" w:rsidRDefault="00036BF4">
      <w:pPr>
        <w:pStyle w:val="ListParagraph"/>
        <w:numPr>
          <w:ilvl w:val="0"/>
          <w:numId w:val="2"/>
        </w:numPr>
        <w:spacing w:before="40" w:after="40"/>
      </w:pPr>
      <w:r>
        <w:t>M-01 — Survey and Form Builder SRS (binds survey questions to KPIs)</w:t>
      </w:r>
    </w:p>
    <w:p w14:paraId="61ED5994" w14:textId="77777777" w:rsidR="00132DBB" w:rsidRDefault="00036BF4">
      <w:pPr>
        <w:pStyle w:val="ListParagraph"/>
        <w:numPr>
          <w:ilvl w:val="0"/>
          <w:numId w:val="2"/>
        </w:numPr>
        <w:spacing w:before="40" w:after="40"/>
      </w:pPr>
      <w:r>
        <w:t>M-07 — Dashboards &amp; Reporting SRS (renders KPI scores; consumes Show-on-Dashboard flag)</w:t>
      </w:r>
    </w:p>
    <w:p w14:paraId="69927FAB" w14:textId="77777777" w:rsidR="00132DBB" w:rsidRDefault="00036BF4">
      <w:pPr>
        <w:pStyle w:val="ListParagraph"/>
        <w:numPr>
          <w:ilvl w:val="0"/>
          <w:numId w:val="2"/>
        </w:numPr>
        <w:spacing w:before="40" w:after="40"/>
      </w:pPr>
      <w:r>
        <w:t>M-09 — Notifications &amp; Alerts Engine SRS (fires target/threshold alerts)</w:t>
      </w:r>
    </w:p>
    <w:p w14:paraId="3438BB75" w14:textId="77777777" w:rsidR="00132DBB" w:rsidRDefault="00036BF4">
      <w:pPr>
        <w:pStyle w:val="ListParagraph"/>
        <w:numPr>
          <w:ilvl w:val="0"/>
          <w:numId w:val="2"/>
        </w:numPr>
        <w:spacing w:before="40" w:after="40"/>
      </w:pPr>
      <w:r>
        <w:t>M-10 — User &amp; Role Management SRS (RBAC primitives)</w:t>
      </w:r>
    </w:p>
    <w:p w14:paraId="7F7C4666" w14:textId="77777777" w:rsidR="00132DBB" w:rsidRDefault="00036BF4">
      <w:pPr>
        <w:pStyle w:val="ListParagraph"/>
        <w:numPr>
          <w:ilvl w:val="0"/>
          <w:numId w:val="2"/>
        </w:numPr>
        <w:spacing w:before="40" w:after="40"/>
      </w:pPr>
      <w:r>
        <w:t>M-11 — Tenant Administration SRS (tenant isolation, audit log)</w:t>
      </w:r>
    </w:p>
    <w:p w14:paraId="5DA5C185" w14:textId="77777777" w:rsidR="00132DBB" w:rsidRDefault="00036BF4">
      <w:pPr>
        <w:pStyle w:val="ListParagraph"/>
        <w:numPr>
          <w:ilvl w:val="0"/>
          <w:numId w:val="2"/>
        </w:numPr>
        <w:spacing w:before="40" w:after="40"/>
      </w:pPr>
      <w:r>
        <w:t>Nabadat Brand &amp; Design System</w:t>
      </w:r>
    </w:p>
    <w:p w14:paraId="3AFDFEEE" w14:textId="77777777" w:rsidR="00132DBB" w:rsidRDefault="00036BF4">
      <w:pPr>
        <w:pStyle w:val="ListParagraph"/>
        <w:numPr>
          <w:ilvl w:val="0"/>
          <w:numId w:val="2"/>
        </w:numPr>
        <w:spacing w:before="40" w:after="40"/>
      </w:pPr>
      <w:r>
        <w:t>WCAG 2.1 Level AA — accessibility standard</w:t>
      </w:r>
    </w:p>
    <w:p w14:paraId="3D29D4B7" w14:textId="77777777" w:rsidR="00132DBB" w:rsidRDefault="00036BF4">
      <w:r>
        <w:br w:type="page"/>
      </w:r>
    </w:p>
    <w:p w14:paraId="08D24BAC" w14:textId="77777777" w:rsidR="00132DBB" w:rsidRDefault="00036BF4">
      <w:pPr>
        <w:pStyle w:val="Heading1"/>
      </w:pPr>
      <w:r>
        <w:lastRenderedPageBreak/>
        <w:t>2. Overall Description</w:t>
      </w:r>
    </w:p>
    <w:p w14:paraId="06ADBB23" w14:textId="77777777" w:rsidR="00132DBB" w:rsidRDefault="00036BF4">
      <w:pPr>
        <w:pStyle w:val="Heading2"/>
      </w:pPr>
      <w:r>
        <w:t>2.1 Product Perspective</w:t>
      </w:r>
    </w:p>
    <w:p w14:paraId="51F0E34A" w14:textId="77777777" w:rsidR="00132DBB" w:rsidRDefault="00036BF4">
      <w:pPr>
        <w:spacing w:before="60" w:after="80"/>
      </w:pPr>
      <w:r>
        <w:t>M-06 is a Phase 1 core module. The KPI definitions configured here are foundational inputs consumed by M-16 (journey scoring), M-01 (survey question binding), and M-07 (dashboard display).</w:t>
      </w:r>
    </w:p>
    <w:p w14:paraId="214C62DB" w14:textId="77777777" w:rsidR="00132DBB" w:rsidRDefault="00036BF4">
      <w:pPr>
        <w:spacing w:before="60" w:after="80"/>
      </w:pPr>
      <w:r>
        <w:rPr>
          <w:b/>
          <w:bCs/>
        </w:rPr>
        <w:t>Module interactions:</w:t>
      </w:r>
    </w:p>
    <w:p w14:paraId="0A791E4A" w14:textId="77777777" w:rsidR="00132DBB" w:rsidRDefault="00036BF4">
      <w:pPr>
        <w:pStyle w:val="ListParagraph"/>
        <w:numPr>
          <w:ilvl w:val="0"/>
          <w:numId w:val="2"/>
        </w:numPr>
        <w:spacing w:before="40" w:after="40"/>
      </w:pPr>
      <w:r>
        <w:t>M-16 Customer Journey Mapping (consumer): Reads active KPI definitions, scales, normalisation rules, and calculation methods. Binds KPIs to touchpoints with per-touchpoint weights (owned by M-16). The KPI list surfaced in M-16's touchpoint KPI picker is the set of active KPIs defined here.</w:t>
      </w:r>
    </w:p>
    <w:p w14:paraId="638BAF3C" w14:textId="77777777" w:rsidR="00132DBB" w:rsidRDefault="00036BF4">
      <w:pPr>
        <w:pStyle w:val="ListParagraph"/>
        <w:numPr>
          <w:ilvl w:val="0"/>
          <w:numId w:val="2"/>
        </w:numPr>
        <w:spacing w:before="40" w:after="40"/>
      </w:pPr>
      <w:r>
        <w:t>M-01 Survey and Form Builder (consumer): Binds survey questions to KPIs. Uses the KPI scale and representation style to render questions consistently with the preview shown here.</w:t>
      </w:r>
    </w:p>
    <w:p w14:paraId="00CE6D0A" w14:textId="77777777" w:rsidR="00132DBB" w:rsidRDefault="00036BF4">
      <w:pPr>
        <w:pStyle w:val="ListParagraph"/>
        <w:numPr>
          <w:ilvl w:val="0"/>
          <w:numId w:val="2"/>
        </w:numPr>
        <w:spacing w:before="40" w:after="40"/>
      </w:pPr>
      <w:r>
        <w:t>M-07 Dashboards &amp; Reporting (consumer): Renders KPI scores using each KPI's threshold bands and visualization form. Consumes the Show-on-Main-Dashboard flag to decide which KPIs appear as summary cards.</w:t>
      </w:r>
    </w:p>
    <w:p w14:paraId="0A39BCC0" w14:textId="77777777" w:rsidR="00132DBB" w:rsidRDefault="00036BF4">
      <w:pPr>
        <w:pStyle w:val="ListParagraph"/>
        <w:numPr>
          <w:ilvl w:val="0"/>
          <w:numId w:val="2"/>
        </w:numPr>
        <w:spacing w:before="40" w:after="40"/>
      </w:pPr>
      <w:r>
        <w:t>M-09 Notifications &amp; Alerts (consumer): Uses target and threshold definitions to fire alerts when scores cross bands or miss targets.</w:t>
      </w:r>
    </w:p>
    <w:p w14:paraId="640ADA5B" w14:textId="77777777" w:rsidR="00132DBB" w:rsidRDefault="00036BF4">
      <w:pPr>
        <w:pStyle w:val="ListParagraph"/>
        <w:numPr>
          <w:ilvl w:val="0"/>
          <w:numId w:val="2"/>
        </w:numPr>
        <w:spacing w:before="40" w:after="40"/>
      </w:pPr>
      <w:r>
        <w:t>M-10 User &amp; Role Management (foundational): Provides the RBAC primitives gating who may manage KPIs.</w:t>
      </w:r>
    </w:p>
    <w:p w14:paraId="0F67BAC7" w14:textId="77777777" w:rsidR="00132DBB" w:rsidRDefault="00036BF4">
      <w:pPr>
        <w:pStyle w:val="ListParagraph"/>
        <w:numPr>
          <w:ilvl w:val="0"/>
          <w:numId w:val="2"/>
        </w:numPr>
        <w:spacing w:before="40" w:after="40"/>
      </w:pPr>
      <w:r>
        <w:t>M-11 Tenant Administration (foundational): Provides tenant isolation and the audit log infrastructure for KPI configuration changes.</w:t>
      </w:r>
    </w:p>
    <w:p w14:paraId="19751AB2" w14:textId="77777777" w:rsidR="00132DBB" w:rsidRDefault="00036BF4">
      <w:pPr>
        <w:spacing w:before="60" w:after="80"/>
      </w:pPr>
      <w:r>
        <w:t>This module owns the entities: KPIDefinition, KPIThreshold, KPIPerspective, and the composite-specific CXIWeight.</w:t>
      </w:r>
    </w:p>
    <w:p w14:paraId="3C8DCD32" w14:textId="77777777" w:rsidR="00132DBB" w:rsidRDefault="00036BF4">
      <w:pPr>
        <w:pStyle w:val="Heading2"/>
      </w:pPr>
      <w:r>
        <w:t>2.2 Operating Environment</w:t>
      </w:r>
    </w:p>
    <w:p w14:paraId="2705C94A" w14:textId="77777777" w:rsidR="00132DBB" w:rsidRDefault="00036BF4">
      <w:pPr>
        <w:pStyle w:val="ListParagraph"/>
        <w:numPr>
          <w:ilvl w:val="0"/>
          <w:numId w:val="2"/>
        </w:numPr>
        <w:spacing w:before="40" w:after="40"/>
      </w:pPr>
      <w:r>
        <w:t>Responsive: desktop primary; the two-panel config layout collapses to stacked (form above preview) on narrow viewports.</w:t>
      </w:r>
    </w:p>
    <w:p w14:paraId="2407D25C" w14:textId="77777777" w:rsidR="00132DBB" w:rsidRDefault="00036BF4">
      <w:pPr>
        <w:pStyle w:val="ListParagraph"/>
        <w:numPr>
          <w:ilvl w:val="0"/>
          <w:numId w:val="2"/>
        </w:numPr>
        <w:spacing w:before="40" w:after="40"/>
      </w:pPr>
      <w:r>
        <w:t>Navigation: KPI Management appears under the PLATFORM section of the left navigation.</w:t>
      </w:r>
    </w:p>
    <w:p w14:paraId="5B1DC8EB" w14:textId="77777777" w:rsidR="00132DBB" w:rsidRDefault="00036BF4">
      <w:pPr>
        <w:pStyle w:val="Heading2"/>
      </w:pPr>
      <w:r>
        <w:t>2.3 Assumptions &amp; Dependencies</w:t>
      </w:r>
    </w:p>
    <w:p w14:paraId="20B1D3BD" w14:textId="77777777" w:rsidR="00132DBB" w:rsidRDefault="00036BF4">
      <w:pPr>
        <w:pStyle w:val="ListParagraph"/>
        <w:numPr>
          <w:ilvl w:val="0"/>
          <w:numId w:val="2"/>
        </w:numPr>
        <w:spacing w:before="40" w:after="40"/>
      </w:pPr>
      <w:r>
        <w:t>A1: M-10 is operational; the CX Program Manager (P-01) role is the primary actor for KPI management.</w:t>
      </w:r>
    </w:p>
    <w:p w14:paraId="6114B082" w14:textId="77777777" w:rsidR="00132DBB" w:rsidRDefault="00036BF4">
      <w:pPr>
        <w:pStyle w:val="ListParagraph"/>
        <w:numPr>
          <w:ilvl w:val="0"/>
          <w:numId w:val="2"/>
        </w:numPr>
        <w:spacing w:before="40" w:after="40"/>
      </w:pPr>
      <w:r>
        <w:t>A2: M-11 is operational; tenant provisioning seeds the eight standard KPIs and the audit log is available.</w:t>
      </w:r>
    </w:p>
    <w:p w14:paraId="71C44390" w14:textId="77777777" w:rsidR="00132DBB" w:rsidRDefault="00036BF4">
      <w:pPr>
        <w:pStyle w:val="ListParagraph"/>
        <w:numPr>
          <w:ilvl w:val="0"/>
          <w:numId w:val="2"/>
        </w:numPr>
        <w:spacing w:before="40" w:after="40"/>
      </w:pPr>
      <w:r>
        <w:t>A3: The normalisation formulas (Section 9) are applied by the M-06 computation engine, consistent with M-16 Section 3.3.4.</w:t>
      </w:r>
    </w:p>
    <w:p w14:paraId="1160F170" w14:textId="77777777" w:rsidR="00132DBB" w:rsidRDefault="00036BF4">
      <w:pPr>
        <w:pStyle w:val="ListParagraph"/>
        <w:numPr>
          <w:ilvl w:val="0"/>
          <w:numId w:val="2"/>
        </w:numPr>
        <w:spacing w:before="40" w:after="40"/>
      </w:pPr>
      <w:r>
        <w:t>A4: Eight standard KPIs are seeded at provisioning (NPS, CSAT, CES, CXI, FCR, VFM, Agent Score, CHS). CHS, VFM, and Agent Score are fully user-configurable like any other KPI; Agent Score is survey-derived. See Section 3.1.4.</w:t>
      </w:r>
    </w:p>
    <w:p w14:paraId="4F1B0E8F" w14:textId="77777777" w:rsidR="00132DBB" w:rsidRDefault="00036BF4">
      <w:r>
        <w:br w:type="page"/>
      </w:r>
    </w:p>
    <w:p w14:paraId="5C0A589E" w14:textId="77777777" w:rsidR="00132DBB" w:rsidRDefault="00036BF4">
      <w:pPr>
        <w:pStyle w:val="Heading1"/>
      </w:pPr>
      <w:r>
        <w:lastRenderedPageBreak/>
        <w:t>3. System Features</w:t>
      </w:r>
    </w:p>
    <w:p w14:paraId="13F688FB" w14:textId="77777777" w:rsidR="00132DBB" w:rsidRDefault="00036BF4">
      <w:pPr>
        <w:pStyle w:val="Heading2"/>
      </w:pPr>
      <w:r>
        <w:t>3.1 F1 — KPI Management Page</w:t>
      </w:r>
    </w:p>
    <w:p w14:paraId="73F1C804" w14:textId="77777777" w:rsidR="00132DBB" w:rsidRDefault="00036BF4">
      <w:pPr>
        <w:pStyle w:val="Heading3"/>
      </w:pPr>
      <w:r>
        <w:t>3.1.1 Description &amp; Priority</w:t>
      </w:r>
    </w:p>
    <w:p w14:paraId="1D93428F" w14:textId="77777777" w:rsidR="00132DBB" w:rsidRDefault="00036BF4">
      <w:pPr>
        <w:spacing w:before="60" w:after="80"/>
      </w:pPr>
      <w:r>
        <w:t>The central catalogue of all KPIs available to the tenant — both standard and custom. The entry point to all KPI configuration and the only place where new KPIs are created. Priority: Must-have.</w:t>
      </w:r>
    </w:p>
    <w:p w14:paraId="356D1A3A"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UI reference: Image 1 shows the KPI Management page at route /kpi-management: page title with live "8 Active KPIs" subtitle, a Type filter dropdown, an "Active only" checkbox, a search box, an "+ Add KPI" primary button, and the KPI table.</w:t>
      </w:r>
    </w:p>
    <w:p w14:paraId="3593F857" w14:textId="77777777" w:rsidR="00132DBB" w:rsidRDefault="00036BF4">
      <w:pPr>
        <w:pStyle w:val="Heading3"/>
      </w:pPr>
      <w:r>
        <w:t>3.1.2 Functional Requirements</w:t>
      </w:r>
    </w:p>
    <w:p w14:paraId="08AAF035" w14:textId="77777777" w:rsidR="00132DBB" w:rsidRDefault="00036BF4">
      <w:pPr>
        <w:pStyle w:val="ListParagraph"/>
        <w:numPr>
          <w:ilvl w:val="0"/>
          <w:numId w:val="2"/>
        </w:numPr>
        <w:spacing w:before="40" w:after="40"/>
      </w:pPr>
      <w:r w:rsidRPr="00E26DD7">
        <w:rPr>
          <w:b/>
          <w:bCs/>
          <w:color w:val="0F1F3D"/>
          <w:highlight w:val="green"/>
          <w:rPrChange w:id="0" w:author="Mohamed Attia" w:date="2026-06-25T09:30:00Z" w16du:dateUtc="2026-06-25T06:30:00Z">
            <w:rPr>
              <w:b/>
              <w:bCs/>
              <w:color w:val="0F1F3D"/>
            </w:rPr>
          </w:rPrChange>
        </w:rPr>
        <w:t>FR-1.1:</w:t>
      </w:r>
      <w:r>
        <w:rPr>
          <w:b/>
          <w:bCs/>
          <w:color w:val="0F1F3D"/>
        </w:rPr>
        <w:t xml:space="preserve"> </w:t>
      </w:r>
      <w:r>
        <w:t>The page header displays a live count subtitle: "[X] Active KPIs". The count reflects only KPIs with status = Active and updates immediately on any activation/deactivation without a page refresh.</w:t>
      </w:r>
    </w:p>
    <w:p w14:paraId="20CDE97D" w14:textId="77777777" w:rsidR="00132DBB" w:rsidRDefault="00036BF4">
      <w:pPr>
        <w:pStyle w:val="ListParagraph"/>
        <w:numPr>
          <w:ilvl w:val="0"/>
          <w:numId w:val="2"/>
        </w:numPr>
        <w:spacing w:before="40" w:after="40"/>
      </w:pPr>
      <w:r w:rsidRPr="00E26DD7">
        <w:rPr>
          <w:b/>
          <w:bCs/>
          <w:color w:val="0F1F3D"/>
          <w:highlight w:val="green"/>
          <w:rPrChange w:id="1" w:author="Mohamed Attia" w:date="2026-06-25T09:30:00Z" w16du:dateUtc="2026-06-25T06:30:00Z">
            <w:rPr>
              <w:b/>
              <w:bCs/>
              <w:color w:val="0F1F3D"/>
            </w:rPr>
          </w:rPrChange>
        </w:rPr>
        <w:t>FR-1.2</w:t>
      </w:r>
      <w:r>
        <w:rPr>
          <w:b/>
          <w:bCs/>
          <w:color w:val="0F1F3D"/>
        </w:rPr>
        <w:t xml:space="preserve">: </w:t>
      </w:r>
      <w:r>
        <w:t>A Type filter dropdown with options: All (default), Standard, Custom. Filters the table by KPI type.</w:t>
      </w:r>
    </w:p>
    <w:p w14:paraId="168317C9" w14:textId="77777777" w:rsidR="00132DBB" w:rsidRDefault="00036BF4">
      <w:pPr>
        <w:pStyle w:val="ListParagraph"/>
        <w:numPr>
          <w:ilvl w:val="0"/>
          <w:numId w:val="2"/>
        </w:numPr>
        <w:spacing w:before="40" w:after="40"/>
      </w:pPr>
      <w:r w:rsidRPr="00E26DD7">
        <w:rPr>
          <w:b/>
          <w:bCs/>
          <w:color w:val="0F1F3D"/>
          <w:highlight w:val="green"/>
          <w:rPrChange w:id="2" w:author="Mohamed Attia" w:date="2026-06-25T09:30:00Z" w16du:dateUtc="2026-06-25T06:30:00Z">
            <w:rPr>
              <w:b/>
              <w:bCs/>
              <w:color w:val="0F1F3D"/>
            </w:rPr>
          </w:rPrChange>
        </w:rPr>
        <w:t>FR-1.3:</w:t>
      </w:r>
      <w:r>
        <w:rPr>
          <w:b/>
          <w:bCs/>
          <w:color w:val="0F1F3D"/>
        </w:rPr>
        <w:t xml:space="preserve"> </w:t>
      </w:r>
      <w:r>
        <w:t>An "Active only" checkbox (checked by default). When checked, only Active KPIs are listed. When unchecked, all KPIs appear, with inactive rows visually dimmed.</w:t>
      </w:r>
    </w:p>
    <w:p w14:paraId="3E34366A" w14:textId="77777777" w:rsidR="00132DBB" w:rsidRDefault="00036BF4">
      <w:pPr>
        <w:pStyle w:val="ListParagraph"/>
        <w:numPr>
          <w:ilvl w:val="0"/>
          <w:numId w:val="2"/>
        </w:numPr>
        <w:spacing w:before="40" w:after="40"/>
      </w:pPr>
      <w:r w:rsidRPr="00E26DD7">
        <w:rPr>
          <w:b/>
          <w:bCs/>
          <w:color w:val="0F1F3D"/>
          <w:highlight w:val="green"/>
          <w:rPrChange w:id="3" w:author="Mohamed Attia" w:date="2026-06-25T09:30:00Z" w16du:dateUtc="2026-06-25T06:30:00Z">
            <w:rPr>
              <w:b/>
              <w:bCs/>
              <w:color w:val="0F1F3D"/>
            </w:rPr>
          </w:rPrChange>
        </w:rPr>
        <w:t>FR-1.4</w:t>
      </w:r>
      <w:r>
        <w:rPr>
          <w:b/>
          <w:bCs/>
          <w:color w:val="0F1F3D"/>
        </w:rPr>
        <w:t xml:space="preserve">: </w:t>
      </w:r>
      <w:r>
        <w:t>A Search box filtering the list in real time by Short Name or Full Name (case-insensitive substring match).</w:t>
      </w:r>
    </w:p>
    <w:p w14:paraId="7418436A" w14:textId="77777777" w:rsidR="00132DBB" w:rsidRDefault="00036BF4">
      <w:pPr>
        <w:pStyle w:val="ListParagraph"/>
        <w:numPr>
          <w:ilvl w:val="0"/>
          <w:numId w:val="2"/>
        </w:numPr>
        <w:spacing w:before="40" w:after="40"/>
      </w:pPr>
      <w:r w:rsidRPr="00E26DD7">
        <w:rPr>
          <w:b/>
          <w:bCs/>
          <w:color w:val="0F1F3D"/>
          <w:highlight w:val="green"/>
          <w:rPrChange w:id="4" w:author="Mohamed Attia" w:date="2026-06-25T09:30:00Z" w16du:dateUtc="2026-06-25T06:30:00Z">
            <w:rPr>
              <w:b/>
              <w:bCs/>
              <w:color w:val="0F1F3D"/>
            </w:rPr>
          </w:rPrChange>
        </w:rPr>
        <w:t>FR-1.5</w:t>
      </w:r>
      <w:r>
        <w:rPr>
          <w:b/>
          <w:bCs/>
          <w:color w:val="0F1F3D"/>
        </w:rPr>
        <w:t xml:space="preserve">: </w:t>
      </w:r>
      <w:r>
        <w:t>A "+ Add KPI" primary button opening the KPI Configuration page in create mode (empty form, type = Custom, title "New KPI").</w:t>
      </w:r>
    </w:p>
    <w:p w14:paraId="61DF4193" w14:textId="77777777" w:rsidR="00132DBB" w:rsidRDefault="00036BF4">
      <w:pPr>
        <w:pStyle w:val="ListParagraph"/>
        <w:numPr>
          <w:ilvl w:val="0"/>
          <w:numId w:val="2"/>
        </w:numPr>
        <w:spacing w:before="40" w:after="40"/>
      </w:pPr>
      <w:r w:rsidRPr="00E26DD7">
        <w:rPr>
          <w:b/>
          <w:bCs/>
          <w:color w:val="0F1F3D"/>
          <w:highlight w:val="green"/>
          <w:rPrChange w:id="5" w:author="Mohamed Attia" w:date="2026-06-25T09:31:00Z" w16du:dateUtc="2026-06-25T06:31:00Z">
            <w:rPr>
              <w:b/>
              <w:bCs/>
              <w:color w:val="0F1F3D"/>
            </w:rPr>
          </w:rPrChange>
        </w:rPr>
        <w:t>FR-1.6:</w:t>
      </w:r>
      <w:r>
        <w:rPr>
          <w:b/>
          <w:bCs/>
          <w:color w:val="0F1F3D"/>
        </w:rPr>
        <w:t xml:space="preserve"> </w:t>
      </w:r>
      <w:r>
        <w:t>The KPI table displays columns: Short Name, Full Name, Type, Scale, Calc. Method, Target, Dashboard, Status.</w:t>
      </w:r>
    </w:p>
    <w:p w14:paraId="4CE39F36" w14:textId="77777777" w:rsidR="00132DBB" w:rsidRDefault="00036BF4">
      <w:pPr>
        <w:pStyle w:val="ListParagraph"/>
        <w:numPr>
          <w:ilvl w:val="0"/>
          <w:numId w:val="2"/>
        </w:numPr>
        <w:spacing w:before="40" w:after="40"/>
      </w:pPr>
      <w:r w:rsidRPr="00E26DD7">
        <w:rPr>
          <w:b/>
          <w:bCs/>
          <w:color w:val="0F1F3D"/>
          <w:highlight w:val="green"/>
          <w:rPrChange w:id="6" w:author="Mohamed Attia" w:date="2026-06-25T09:31:00Z" w16du:dateUtc="2026-06-25T06:31:00Z">
            <w:rPr>
              <w:b/>
              <w:bCs/>
              <w:color w:val="0F1F3D"/>
            </w:rPr>
          </w:rPrChange>
        </w:rPr>
        <w:t>FR-1.7</w:t>
      </w:r>
      <w:r>
        <w:rPr>
          <w:b/>
          <w:bCs/>
          <w:color w:val="0F1F3D"/>
        </w:rPr>
        <w:t xml:space="preserve">: </w:t>
      </w:r>
      <w:r>
        <w:t>The Short Name cell is rendered as a clickable link (teal). Clicking any row navigates to the KPI Configuration page for that KPI in edit mode.</w:t>
      </w:r>
    </w:p>
    <w:p w14:paraId="535FA94B" w14:textId="77777777" w:rsidR="00132DBB" w:rsidRDefault="00036BF4">
      <w:pPr>
        <w:pStyle w:val="ListParagraph"/>
        <w:numPr>
          <w:ilvl w:val="0"/>
          <w:numId w:val="2"/>
        </w:numPr>
        <w:spacing w:before="40" w:after="40"/>
      </w:pPr>
      <w:r w:rsidRPr="00E26DD7">
        <w:rPr>
          <w:b/>
          <w:bCs/>
          <w:color w:val="0F1F3D"/>
          <w:highlight w:val="green"/>
          <w:rPrChange w:id="7" w:author="Mohamed Attia" w:date="2026-06-25T09:31:00Z" w16du:dateUtc="2026-06-25T06:31:00Z">
            <w:rPr>
              <w:b/>
              <w:bCs/>
              <w:color w:val="0F1F3D"/>
            </w:rPr>
          </w:rPrChange>
        </w:rPr>
        <w:t>FR-1.8</w:t>
      </w:r>
      <w:r>
        <w:rPr>
          <w:b/>
          <w:bCs/>
          <w:color w:val="0F1F3D"/>
        </w:rPr>
        <w:t xml:space="preserve">: </w:t>
      </w:r>
      <w:r>
        <w:t>The Type column renders a pill badge: "Standard" (filled teal-tint) or "Custom" (outlined).</w:t>
      </w:r>
    </w:p>
    <w:p w14:paraId="17EE7173" w14:textId="77777777" w:rsidR="00132DBB" w:rsidRDefault="00036BF4">
      <w:pPr>
        <w:pStyle w:val="ListParagraph"/>
        <w:numPr>
          <w:ilvl w:val="0"/>
          <w:numId w:val="2"/>
        </w:numPr>
        <w:spacing w:before="40" w:after="40"/>
      </w:pPr>
      <w:r w:rsidRPr="00E26DD7">
        <w:rPr>
          <w:b/>
          <w:bCs/>
          <w:color w:val="0F1F3D"/>
          <w:highlight w:val="green"/>
          <w:rPrChange w:id="8" w:author="Mohamed Attia" w:date="2026-06-25T09:31:00Z" w16du:dateUtc="2026-06-25T06:31:00Z">
            <w:rPr>
              <w:b/>
              <w:bCs/>
              <w:color w:val="0F1F3D"/>
            </w:rPr>
          </w:rPrChange>
        </w:rPr>
        <w:t>FR-1.9</w:t>
      </w:r>
      <w:r>
        <w:rPr>
          <w:b/>
          <w:bCs/>
          <w:color w:val="0F1F3D"/>
        </w:rPr>
        <w:t xml:space="preserve">: </w:t>
      </w:r>
      <w:r>
        <w:t>The Scale column shows the configured raw scale (e.g., 1–5, 0–10). Composite KPIs (CXI) show "—".</w:t>
      </w:r>
    </w:p>
    <w:p w14:paraId="3182FC08" w14:textId="77777777" w:rsidR="00132DBB" w:rsidRDefault="00036BF4">
      <w:pPr>
        <w:pStyle w:val="ListParagraph"/>
        <w:numPr>
          <w:ilvl w:val="0"/>
          <w:numId w:val="2"/>
        </w:numPr>
        <w:spacing w:before="40" w:after="40"/>
      </w:pPr>
      <w:r w:rsidRPr="00E26DD7">
        <w:rPr>
          <w:b/>
          <w:bCs/>
          <w:color w:val="0F1F3D"/>
          <w:highlight w:val="green"/>
          <w:rPrChange w:id="9" w:author="Mohamed Attia" w:date="2026-06-25T09:31:00Z" w16du:dateUtc="2026-06-25T06:31:00Z">
            <w:rPr>
              <w:b/>
              <w:bCs/>
              <w:color w:val="0F1F3D"/>
            </w:rPr>
          </w:rPrChange>
        </w:rPr>
        <w:t>FR-1.10</w:t>
      </w:r>
      <w:r>
        <w:rPr>
          <w:b/>
          <w:bCs/>
          <w:color w:val="0F1F3D"/>
        </w:rPr>
        <w:t xml:space="preserve">: </w:t>
      </w:r>
      <w:r>
        <w:t>The Calc. Method column shows the human-readable method: "NPS Standard", "Weighted Average", or "Weighted Composite".</w:t>
      </w:r>
    </w:p>
    <w:p w14:paraId="090B7BAD" w14:textId="77777777" w:rsidR="00132DBB" w:rsidRDefault="00036BF4">
      <w:pPr>
        <w:pStyle w:val="ListParagraph"/>
        <w:numPr>
          <w:ilvl w:val="0"/>
          <w:numId w:val="2"/>
        </w:numPr>
        <w:spacing w:before="40" w:after="40"/>
      </w:pPr>
      <w:r w:rsidRPr="00E26DD7">
        <w:rPr>
          <w:b/>
          <w:bCs/>
          <w:color w:val="0F1F3D"/>
          <w:highlight w:val="green"/>
          <w:rPrChange w:id="10" w:author="Mohamed Attia" w:date="2026-06-25T09:31:00Z" w16du:dateUtc="2026-06-25T06:31:00Z">
            <w:rPr>
              <w:b/>
              <w:bCs/>
              <w:color w:val="0F1F3D"/>
            </w:rPr>
          </w:rPrChange>
        </w:rPr>
        <w:t>FR-1.11</w:t>
      </w:r>
      <w:r>
        <w:rPr>
          <w:b/>
          <w:bCs/>
          <w:color w:val="0F1F3D"/>
        </w:rPr>
        <w:t xml:space="preserve">: </w:t>
      </w:r>
      <w:r>
        <w:t>The Dashboard column renders a checked box icon when Show-on-Main-Dashboard is enabled, or "—" when not.</w:t>
      </w:r>
    </w:p>
    <w:p w14:paraId="18945B3D" w14:textId="77777777" w:rsidR="00132DBB" w:rsidRDefault="00036BF4">
      <w:pPr>
        <w:pStyle w:val="ListParagraph"/>
        <w:numPr>
          <w:ilvl w:val="0"/>
          <w:numId w:val="2"/>
        </w:numPr>
        <w:spacing w:before="40" w:after="40"/>
      </w:pPr>
      <w:r w:rsidRPr="00E26DD7">
        <w:rPr>
          <w:b/>
          <w:bCs/>
          <w:color w:val="0F1F3D"/>
          <w:highlight w:val="green"/>
          <w:rPrChange w:id="11" w:author="Mohamed Attia" w:date="2026-06-25T09:32:00Z" w16du:dateUtc="2026-06-25T06:32:00Z">
            <w:rPr>
              <w:b/>
              <w:bCs/>
              <w:color w:val="0F1F3D"/>
            </w:rPr>
          </w:rPrChange>
        </w:rPr>
        <w:t>FR-1.12</w:t>
      </w:r>
      <w:r>
        <w:rPr>
          <w:b/>
          <w:bCs/>
          <w:color w:val="0F1F3D"/>
        </w:rPr>
        <w:t xml:space="preserve">: </w:t>
      </w:r>
      <w:r>
        <w:t>The Status column renders a coloured dot + label: green "Active" or grey "Inactive".</w:t>
      </w:r>
    </w:p>
    <w:p w14:paraId="0E7D0044" w14:textId="77777777" w:rsidR="00132DBB" w:rsidRDefault="00036BF4">
      <w:pPr>
        <w:pStyle w:val="ListParagraph"/>
        <w:numPr>
          <w:ilvl w:val="0"/>
          <w:numId w:val="2"/>
        </w:numPr>
        <w:spacing w:before="40" w:after="40"/>
      </w:pPr>
      <w:r w:rsidRPr="00E26DD7">
        <w:rPr>
          <w:b/>
          <w:bCs/>
          <w:color w:val="0F1F3D"/>
          <w:highlight w:val="green"/>
          <w:rPrChange w:id="12" w:author="Mohamed Attia" w:date="2026-06-25T09:32:00Z" w16du:dateUtc="2026-06-25T06:32:00Z">
            <w:rPr>
              <w:b/>
              <w:bCs/>
              <w:color w:val="0F1F3D"/>
            </w:rPr>
          </w:rPrChange>
        </w:rPr>
        <w:t>FR-1.13</w:t>
      </w:r>
      <w:r>
        <w:rPr>
          <w:b/>
          <w:bCs/>
          <w:color w:val="0F1F3D"/>
        </w:rPr>
        <w:t xml:space="preserve">: </w:t>
      </w:r>
      <w:r>
        <w:t>Standard KPIs are listed first in a fixed canonical order (NPS, CSAT, CES, CXI, FCR, VFM, Agent Score, CHS), followed by custom KPIs sorted by creation date descending.</w:t>
      </w:r>
    </w:p>
    <w:p w14:paraId="6C7FE0A8" w14:textId="77777777" w:rsidR="00132DBB" w:rsidRDefault="00036BF4">
      <w:pPr>
        <w:pStyle w:val="ListParagraph"/>
        <w:numPr>
          <w:ilvl w:val="0"/>
          <w:numId w:val="2"/>
        </w:numPr>
        <w:spacing w:before="40" w:after="40"/>
      </w:pPr>
      <w:r w:rsidRPr="00E26DD7">
        <w:rPr>
          <w:b/>
          <w:bCs/>
          <w:color w:val="0F1F3D"/>
          <w:highlight w:val="green"/>
          <w:rPrChange w:id="13" w:author="Mohamed Attia" w:date="2026-06-25T09:32:00Z" w16du:dateUtc="2026-06-25T06:32:00Z">
            <w:rPr>
              <w:b/>
              <w:bCs/>
              <w:color w:val="0F1F3D"/>
            </w:rPr>
          </w:rPrChange>
        </w:rPr>
        <w:t>FR-1.14</w:t>
      </w:r>
      <w:r>
        <w:rPr>
          <w:b/>
          <w:bCs/>
          <w:color w:val="0F1F3D"/>
        </w:rPr>
        <w:t xml:space="preserve">: </w:t>
      </w:r>
      <w:r>
        <w:t>No KPI may be deleted. No delete control exists on any row, and no delete endpoint is exposed. KPIs are removed from active use only by deactivation.</w:t>
      </w:r>
    </w:p>
    <w:p w14:paraId="00DA7077" w14:textId="77777777" w:rsidR="00132DBB" w:rsidRDefault="00036BF4">
      <w:pPr>
        <w:pStyle w:val="Heading3"/>
      </w:pPr>
      <w:r>
        <w:t>3.1.3 Business Rules</w:t>
      </w:r>
    </w:p>
    <w:p w14:paraId="57193A34" w14:textId="77777777" w:rsidR="00132DBB" w:rsidRDefault="00036BF4">
      <w:pPr>
        <w:pStyle w:val="ListParagraph"/>
        <w:numPr>
          <w:ilvl w:val="0"/>
          <w:numId w:val="2"/>
        </w:numPr>
        <w:spacing w:before="40" w:after="40"/>
      </w:pPr>
      <w:r w:rsidRPr="00CF2107">
        <w:rPr>
          <w:b/>
          <w:bCs/>
          <w:color w:val="0F1F3D"/>
          <w:highlight w:val="green"/>
          <w:rPrChange w:id="14" w:author="Mohamed Attia" w:date="2026-06-25T09:37:00Z" w16du:dateUtc="2026-06-25T06:37:00Z">
            <w:rPr>
              <w:b/>
              <w:bCs/>
              <w:color w:val="0F1F3D"/>
            </w:rPr>
          </w:rPrChange>
        </w:rPr>
        <w:t>BR-1.1</w:t>
      </w:r>
      <w:r>
        <w:rPr>
          <w:b/>
          <w:bCs/>
          <w:color w:val="0F1F3D"/>
        </w:rPr>
        <w:t xml:space="preserve">: </w:t>
      </w:r>
      <w:r>
        <w:t>The eight standard KPIs are always present regardless of status and cannot be removed from the catalogue.</w:t>
      </w:r>
    </w:p>
    <w:p w14:paraId="7DDAC6D6" w14:textId="77777777" w:rsidR="00132DBB" w:rsidRDefault="00036BF4">
      <w:pPr>
        <w:pStyle w:val="ListParagraph"/>
        <w:numPr>
          <w:ilvl w:val="0"/>
          <w:numId w:val="2"/>
        </w:numPr>
        <w:spacing w:before="40" w:after="40"/>
      </w:pPr>
      <w:r w:rsidRPr="00CF2107">
        <w:rPr>
          <w:b/>
          <w:bCs/>
          <w:color w:val="0F1F3D"/>
          <w:highlight w:val="green"/>
          <w:rPrChange w:id="15" w:author="Mohamed Attia" w:date="2026-06-25T09:37:00Z" w16du:dateUtc="2026-06-25T06:37:00Z">
            <w:rPr>
              <w:b/>
              <w:bCs/>
              <w:color w:val="0F1F3D"/>
            </w:rPr>
          </w:rPrChange>
        </w:rPr>
        <w:lastRenderedPageBreak/>
        <w:t>BR-1.2</w:t>
      </w:r>
      <w:r>
        <w:rPr>
          <w:b/>
          <w:bCs/>
          <w:color w:val="0F1F3D"/>
        </w:rPr>
        <w:t xml:space="preserve">: </w:t>
      </w:r>
      <w:r>
        <w:t>Short Name uniqueness is enforced per tenant (case-insensitive, trimmed) across both standard and custom KPIs.</w:t>
      </w:r>
    </w:p>
    <w:p w14:paraId="4D0B0544" w14:textId="77777777" w:rsidR="00132DBB" w:rsidRDefault="00036BF4">
      <w:pPr>
        <w:pStyle w:val="ListParagraph"/>
        <w:numPr>
          <w:ilvl w:val="0"/>
          <w:numId w:val="2"/>
        </w:numPr>
        <w:spacing w:before="40" w:after="40"/>
      </w:pPr>
      <w:r w:rsidRPr="00CF2107">
        <w:rPr>
          <w:b/>
          <w:bCs/>
          <w:color w:val="0F1F3D"/>
          <w:highlight w:val="green"/>
          <w:rPrChange w:id="16" w:author="Mohamed Attia" w:date="2026-06-25T09:37:00Z" w16du:dateUtc="2026-06-25T06:37:00Z">
            <w:rPr>
              <w:b/>
              <w:bCs/>
              <w:color w:val="0F1F3D"/>
            </w:rPr>
          </w:rPrChange>
        </w:rPr>
        <w:t>BR-1.3</w:t>
      </w:r>
      <w:r>
        <w:rPr>
          <w:b/>
          <w:bCs/>
          <w:color w:val="0F1F3D"/>
        </w:rPr>
        <w:t xml:space="preserve">: </w:t>
      </w:r>
      <w:r>
        <w:t>The "Active KPIs" count in the header counts every KPI with status = Active, including CXI.</w:t>
      </w:r>
    </w:p>
    <w:p w14:paraId="3AD5CF8E" w14:textId="77777777" w:rsidR="00132DBB" w:rsidRDefault="00132DBB">
      <w:pPr>
        <w:spacing w:before="80" w:after="80"/>
      </w:pPr>
    </w:p>
    <w:p w14:paraId="378849DC" w14:textId="77777777" w:rsidR="00132DBB" w:rsidRDefault="00036BF4">
      <w:pPr>
        <w:spacing w:before="60" w:after="80"/>
      </w:pPr>
      <w:r>
        <w:rPr>
          <w:b/>
          <w:bCs/>
        </w:rPr>
        <w:t>Standard KPI catalogue (seeded at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373686" w14:paraId="26228EAA" w14:textId="77777777">
        <w:tc>
          <w:tcPr>
            <w:tcW w:w="1800" w:type="dxa"/>
            <w:shd w:val="clear" w:color="auto" w:fill="0F1F3D"/>
            <w:tcMar>
              <w:top w:w="100" w:type="dxa"/>
              <w:left w:w="140" w:type="dxa"/>
              <w:bottom w:w="100" w:type="dxa"/>
              <w:right w:w="140" w:type="dxa"/>
            </w:tcMar>
            <w:vAlign w:val="center"/>
          </w:tcPr>
          <w:p w14:paraId="02865D82" w14:textId="77777777" w:rsidR="00132DBB" w:rsidRDefault="00036BF4">
            <w:r>
              <w:rPr>
                <w:b/>
                <w:bCs/>
                <w:color w:val="FFFFFF"/>
                <w:sz w:val="20"/>
                <w:szCs w:val="20"/>
              </w:rPr>
              <w:t>Short Name</w:t>
            </w:r>
          </w:p>
        </w:tc>
        <w:tc>
          <w:tcPr>
            <w:tcW w:w="3200" w:type="dxa"/>
            <w:shd w:val="clear" w:color="auto" w:fill="0F1F3D"/>
            <w:tcMar>
              <w:top w:w="100" w:type="dxa"/>
              <w:left w:w="140" w:type="dxa"/>
              <w:bottom w:w="100" w:type="dxa"/>
              <w:right w:w="140" w:type="dxa"/>
            </w:tcMar>
            <w:vAlign w:val="center"/>
          </w:tcPr>
          <w:p w14:paraId="77BDFCDF" w14:textId="77777777" w:rsidR="00132DBB" w:rsidRDefault="00036BF4">
            <w:r>
              <w:rPr>
                <w:b/>
                <w:bCs/>
                <w:color w:val="FFFFFF"/>
                <w:sz w:val="20"/>
                <w:szCs w:val="20"/>
              </w:rPr>
              <w:t>Full Name</w:t>
            </w:r>
          </w:p>
        </w:tc>
        <w:tc>
          <w:tcPr>
            <w:tcW w:w="4360" w:type="dxa"/>
            <w:shd w:val="clear" w:color="auto" w:fill="0F1F3D"/>
            <w:tcMar>
              <w:top w:w="100" w:type="dxa"/>
              <w:left w:w="140" w:type="dxa"/>
              <w:bottom w:w="100" w:type="dxa"/>
              <w:right w:w="140" w:type="dxa"/>
            </w:tcMar>
            <w:vAlign w:val="center"/>
          </w:tcPr>
          <w:p w14:paraId="4E9ADD24" w14:textId="77777777" w:rsidR="00132DBB" w:rsidRDefault="00036BF4">
            <w:r>
              <w:rPr>
                <w:b/>
                <w:bCs/>
                <w:color w:val="FFFFFF"/>
                <w:sz w:val="20"/>
                <w:szCs w:val="20"/>
              </w:rPr>
              <w:t>Notes</w:t>
            </w:r>
          </w:p>
        </w:tc>
      </w:tr>
      <w:tr w:rsidR="00373686" w14:paraId="76A089C3" w14:textId="77777777">
        <w:tc>
          <w:tcPr>
            <w:tcW w:w="1800" w:type="dxa"/>
            <w:shd w:val="clear" w:color="auto" w:fill="FFFFFF"/>
            <w:tcMar>
              <w:top w:w="100" w:type="dxa"/>
              <w:left w:w="140" w:type="dxa"/>
              <w:bottom w:w="100" w:type="dxa"/>
              <w:right w:w="140" w:type="dxa"/>
            </w:tcMar>
          </w:tcPr>
          <w:p w14:paraId="16C7C868" w14:textId="77777777" w:rsidR="00132DBB" w:rsidRDefault="00036BF4">
            <w:r>
              <w:rPr>
                <w:b/>
                <w:bCs/>
                <w:sz w:val="20"/>
                <w:szCs w:val="20"/>
              </w:rPr>
              <w:t>NPS</w:t>
            </w:r>
          </w:p>
        </w:tc>
        <w:tc>
          <w:tcPr>
            <w:tcW w:w="3200" w:type="dxa"/>
            <w:shd w:val="clear" w:color="auto" w:fill="FFFFFF"/>
            <w:tcMar>
              <w:top w:w="100" w:type="dxa"/>
              <w:left w:w="140" w:type="dxa"/>
              <w:bottom w:w="100" w:type="dxa"/>
              <w:right w:w="140" w:type="dxa"/>
            </w:tcMar>
          </w:tcPr>
          <w:p w14:paraId="095FFD8D" w14:textId="77777777" w:rsidR="00132DBB" w:rsidRDefault="00036BF4">
            <w:r>
              <w:rPr>
                <w:sz w:val="20"/>
                <w:szCs w:val="20"/>
              </w:rPr>
              <w:t>Net Promoter Score</w:t>
            </w:r>
          </w:p>
        </w:tc>
        <w:tc>
          <w:tcPr>
            <w:tcW w:w="4360" w:type="dxa"/>
            <w:shd w:val="clear" w:color="auto" w:fill="FFFFFF"/>
            <w:tcMar>
              <w:top w:w="100" w:type="dxa"/>
              <w:left w:w="140" w:type="dxa"/>
              <w:bottom w:w="100" w:type="dxa"/>
              <w:right w:w="140" w:type="dxa"/>
            </w:tcMar>
          </w:tcPr>
          <w:p w14:paraId="428EAD70" w14:textId="77777777" w:rsidR="00132DBB" w:rsidRDefault="00036BF4">
            <w:r>
              <w:rPr>
                <w:sz w:val="20"/>
                <w:szCs w:val="20"/>
              </w:rPr>
              <w:t>Special method (NPS Standard). Scale locked 0–10. Bands on raw −100..+100.</w:t>
            </w:r>
          </w:p>
        </w:tc>
      </w:tr>
      <w:tr w:rsidR="00373686" w14:paraId="52CC5105" w14:textId="77777777">
        <w:tc>
          <w:tcPr>
            <w:tcW w:w="1800" w:type="dxa"/>
            <w:shd w:val="clear" w:color="auto" w:fill="F0FAFA"/>
            <w:tcMar>
              <w:top w:w="100" w:type="dxa"/>
              <w:left w:w="140" w:type="dxa"/>
              <w:bottom w:w="100" w:type="dxa"/>
              <w:right w:w="140" w:type="dxa"/>
            </w:tcMar>
          </w:tcPr>
          <w:p w14:paraId="07D1E326" w14:textId="77777777" w:rsidR="00132DBB" w:rsidRDefault="00036BF4">
            <w:r>
              <w:rPr>
                <w:b/>
                <w:bCs/>
                <w:sz w:val="20"/>
                <w:szCs w:val="20"/>
              </w:rPr>
              <w:t>CSAT</w:t>
            </w:r>
          </w:p>
        </w:tc>
        <w:tc>
          <w:tcPr>
            <w:tcW w:w="3200" w:type="dxa"/>
            <w:shd w:val="clear" w:color="auto" w:fill="F0FAFA"/>
            <w:tcMar>
              <w:top w:w="100" w:type="dxa"/>
              <w:left w:w="140" w:type="dxa"/>
              <w:bottom w:w="100" w:type="dxa"/>
              <w:right w:w="140" w:type="dxa"/>
            </w:tcMar>
          </w:tcPr>
          <w:p w14:paraId="1A03CC19" w14:textId="77777777" w:rsidR="00132DBB" w:rsidRDefault="00036BF4">
            <w:r>
              <w:rPr>
                <w:sz w:val="20"/>
                <w:szCs w:val="20"/>
              </w:rPr>
              <w:t>Customer Satisfaction Score</w:t>
            </w:r>
          </w:p>
        </w:tc>
        <w:tc>
          <w:tcPr>
            <w:tcW w:w="4360" w:type="dxa"/>
            <w:shd w:val="clear" w:color="auto" w:fill="F0FAFA"/>
            <w:tcMar>
              <w:top w:w="100" w:type="dxa"/>
              <w:left w:w="140" w:type="dxa"/>
              <w:bottom w:w="100" w:type="dxa"/>
              <w:right w:w="140" w:type="dxa"/>
            </w:tcMar>
          </w:tcPr>
          <w:p w14:paraId="1EB9A3C4" w14:textId="77777777" w:rsidR="00132DBB" w:rsidRDefault="00036BF4">
            <w:r>
              <w:rPr>
                <w:sz w:val="20"/>
                <w:szCs w:val="20"/>
              </w:rPr>
              <w:t>—</w:t>
            </w:r>
          </w:p>
        </w:tc>
      </w:tr>
      <w:tr w:rsidR="00373686" w14:paraId="511400EB" w14:textId="77777777">
        <w:tc>
          <w:tcPr>
            <w:tcW w:w="1800" w:type="dxa"/>
            <w:shd w:val="clear" w:color="auto" w:fill="FFFFFF"/>
            <w:tcMar>
              <w:top w:w="100" w:type="dxa"/>
              <w:left w:w="140" w:type="dxa"/>
              <w:bottom w:w="100" w:type="dxa"/>
              <w:right w:w="140" w:type="dxa"/>
            </w:tcMar>
          </w:tcPr>
          <w:p w14:paraId="034D1D36" w14:textId="77777777" w:rsidR="00132DBB" w:rsidRDefault="00036BF4">
            <w:r>
              <w:rPr>
                <w:b/>
                <w:bCs/>
                <w:sz w:val="20"/>
                <w:szCs w:val="20"/>
              </w:rPr>
              <w:t>CES</w:t>
            </w:r>
          </w:p>
        </w:tc>
        <w:tc>
          <w:tcPr>
            <w:tcW w:w="3200" w:type="dxa"/>
            <w:shd w:val="clear" w:color="auto" w:fill="FFFFFF"/>
            <w:tcMar>
              <w:top w:w="100" w:type="dxa"/>
              <w:left w:w="140" w:type="dxa"/>
              <w:bottom w:w="100" w:type="dxa"/>
              <w:right w:w="140" w:type="dxa"/>
            </w:tcMar>
          </w:tcPr>
          <w:p w14:paraId="406665C7" w14:textId="77777777" w:rsidR="00132DBB" w:rsidRDefault="00036BF4">
            <w:r>
              <w:rPr>
                <w:sz w:val="20"/>
                <w:szCs w:val="20"/>
              </w:rPr>
              <w:t>Customer Effort Score</w:t>
            </w:r>
          </w:p>
        </w:tc>
        <w:tc>
          <w:tcPr>
            <w:tcW w:w="4360" w:type="dxa"/>
            <w:shd w:val="clear" w:color="auto" w:fill="FFFFFF"/>
            <w:tcMar>
              <w:top w:w="100" w:type="dxa"/>
              <w:left w:w="140" w:type="dxa"/>
              <w:bottom w:w="100" w:type="dxa"/>
              <w:right w:w="140" w:type="dxa"/>
            </w:tcMar>
          </w:tcPr>
          <w:p w14:paraId="335B4FE0" w14:textId="77777777" w:rsidR="00132DBB" w:rsidRDefault="00036BF4">
            <w:del w:id="17" w:author="Ahmad Abu Qauod" w:date="2026-06-17T21:33:00Z" w16du:dateUtc="2026-06-17T18:33:00Z">
              <w:r>
                <w:rPr>
                  <w:sz w:val="20"/>
                  <w:szCs w:val="20"/>
                </w:rPr>
                <w:delText>Inverted scale (lower effort = better).</w:delText>
              </w:r>
            </w:del>
            <w:ins w:id="18" w:author="Ahmad Abu Qauod" w:date="2026-06-17T21:33:00Z" w16du:dateUtc="2026-06-17T18:33:00Z">
              <w:r>
                <w:rPr>
                  <w:sz w:val="20"/>
                  <w:szCs w:val="20"/>
                </w:rPr>
                <w:t>-Satisfaction with the efforts to get the service</w:t>
              </w:r>
            </w:ins>
          </w:p>
        </w:tc>
      </w:tr>
      <w:tr w:rsidR="00373686" w14:paraId="54A02952" w14:textId="77777777">
        <w:tc>
          <w:tcPr>
            <w:tcW w:w="1800" w:type="dxa"/>
            <w:shd w:val="clear" w:color="auto" w:fill="F0FAFA"/>
            <w:tcMar>
              <w:top w:w="100" w:type="dxa"/>
              <w:left w:w="140" w:type="dxa"/>
              <w:bottom w:w="100" w:type="dxa"/>
              <w:right w:w="140" w:type="dxa"/>
            </w:tcMar>
          </w:tcPr>
          <w:p w14:paraId="07740839" w14:textId="77777777" w:rsidR="00132DBB" w:rsidRDefault="00036BF4">
            <w:r>
              <w:rPr>
                <w:b/>
                <w:bCs/>
                <w:sz w:val="20"/>
                <w:szCs w:val="20"/>
              </w:rPr>
              <w:t>CXI</w:t>
            </w:r>
          </w:p>
        </w:tc>
        <w:tc>
          <w:tcPr>
            <w:tcW w:w="3200" w:type="dxa"/>
            <w:shd w:val="clear" w:color="auto" w:fill="F0FAFA"/>
            <w:tcMar>
              <w:top w:w="100" w:type="dxa"/>
              <w:left w:w="140" w:type="dxa"/>
              <w:bottom w:w="100" w:type="dxa"/>
              <w:right w:w="140" w:type="dxa"/>
            </w:tcMar>
          </w:tcPr>
          <w:p w14:paraId="096C25D0" w14:textId="77777777" w:rsidR="00132DBB" w:rsidRDefault="00036BF4">
            <w:r>
              <w:rPr>
                <w:sz w:val="20"/>
                <w:szCs w:val="20"/>
              </w:rPr>
              <w:t>Customer Experience Index</w:t>
            </w:r>
          </w:p>
        </w:tc>
        <w:tc>
          <w:tcPr>
            <w:tcW w:w="4360" w:type="dxa"/>
            <w:shd w:val="clear" w:color="auto" w:fill="F0FAFA"/>
            <w:tcMar>
              <w:top w:w="100" w:type="dxa"/>
              <w:left w:w="140" w:type="dxa"/>
              <w:bottom w:w="100" w:type="dxa"/>
              <w:right w:w="140" w:type="dxa"/>
            </w:tcMar>
          </w:tcPr>
          <w:p w14:paraId="14F34B65" w14:textId="77777777" w:rsidR="00132DBB" w:rsidRDefault="00036BF4">
            <w:r>
              <w:rPr>
                <w:sz w:val="20"/>
                <w:szCs w:val="20"/>
              </w:rPr>
              <w:t>Composite. No direct scale. Weighted Composite method. Special config — Section 3.4.</w:t>
            </w:r>
          </w:p>
        </w:tc>
      </w:tr>
      <w:tr w:rsidR="00373686" w14:paraId="596C3223" w14:textId="77777777">
        <w:tc>
          <w:tcPr>
            <w:tcW w:w="1800" w:type="dxa"/>
            <w:shd w:val="clear" w:color="auto" w:fill="FFFFFF"/>
            <w:tcMar>
              <w:top w:w="100" w:type="dxa"/>
              <w:left w:w="140" w:type="dxa"/>
              <w:bottom w:w="100" w:type="dxa"/>
              <w:right w:w="140" w:type="dxa"/>
            </w:tcMar>
          </w:tcPr>
          <w:p w14:paraId="1F5E2182" w14:textId="77777777" w:rsidR="00132DBB" w:rsidRDefault="00036BF4">
            <w:r>
              <w:rPr>
                <w:b/>
                <w:bCs/>
                <w:sz w:val="20"/>
                <w:szCs w:val="20"/>
              </w:rPr>
              <w:t>FCR</w:t>
            </w:r>
          </w:p>
        </w:tc>
        <w:tc>
          <w:tcPr>
            <w:tcW w:w="3200" w:type="dxa"/>
            <w:shd w:val="clear" w:color="auto" w:fill="FFFFFF"/>
            <w:tcMar>
              <w:top w:w="100" w:type="dxa"/>
              <w:left w:w="140" w:type="dxa"/>
              <w:bottom w:w="100" w:type="dxa"/>
              <w:right w:w="140" w:type="dxa"/>
            </w:tcMar>
          </w:tcPr>
          <w:p w14:paraId="79382F39" w14:textId="77777777" w:rsidR="00132DBB" w:rsidRDefault="00036BF4">
            <w:r>
              <w:rPr>
                <w:sz w:val="20"/>
                <w:szCs w:val="20"/>
              </w:rPr>
              <w:t>First Contact Resolution</w:t>
            </w:r>
          </w:p>
        </w:tc>
        <w:tc>
          <w:tcPr>
            <w:tcW w:w="4360" w:type="dxa"/>
            <w:shd w:val="clear" w:color="auto" w:fill="FFFFFF"/>
            <w:tcMar>
              <w:top w:w="100" w:type="dxa"/>
              <w:left w:w="140" w:type="dxa"/>
              <w:bottom w:w="100" w:type="dxa"/>
              <w:right w:w="140" w:type="dxa"/>
            </w:tcMar>
          </w:tcPr>
          <w:p w14:paraId="7B7883FB" w14:textId="77777777" w:rsidR="00132DBB" w:rsidRDefault="00036BF4">
            <w:r>
              <w:rPr>
                <w:sz w:val="20"/>
                <w:szCs w:val="20"/>
              </w:rPr>
              <w:t>—</w:t>
            </w:r>
          </w:p>
        </w:tc>
      </w:tr>
      <w:tr w:rsidR="00373686" w14:paraId="6D11FBA7" w14:textId="77777777">
        <w:tc>
          <w:tcPr>
            <w:tcW w:w="1800" w:type="dxa"/>
            <w:shd w:val="clear" w:color="auto" w:fill="F0FAFA"/>
            <w:tcMar>
              <w:top w:w="100" w:type="dxa"/>
              <w:left w:w="140" w:type="dxa"/>
              <w:bottom w:w="100" w:type="dxa"/>
              <w:right w:w="140" w:type="dxa"/>
            </w:tcMar>
          </w:tcPr>
          <w:p w14:paraId="26CC4F98" w14:textId="77777777" w:rsidR="00132DBB" w:rsidRDefault="00036BF4">
            <w:r>
              <w:rPr>
                <w:b/>
                <w:bCs/>
                <w:sz w:val="20"/>
                <w:szCs w:val="20"/>
              </w:rPr>
              <w:t>VFM</w:t>
            </w:r>
          </w:p>
        </w:tc>
        <w:tc>
          <w:tcPr>
            <w:tcW w:w="3200" w:type="dxa"/>
            <w:shd w:val="clear" w:color="auto" w:fill="F0FAFA"/>
            <w:tcMar>
              <w:top w:w="100" w:type="dxa"/>
              <w:left w:w="140" w:type="dxa"/>
              <w:bottom w:w="100" w:type="dxa"/>
              <w:right w:w="140" w:type="dxa"/>
            </w:tcMar>
          </w:tcPr>
          <w:p w14:paraId="07163CC2" w14:textId="77777777" w:rsidR="00132DBB" w:rsidRDefault="00036BF4">
            <w:r>
              <w:rPr>
                <w:sz w:val="20"/>
                <w:szCs w:val="20"/>
              </w:rPr>
              <w:t>Value for Money</w:t>
            </w:r>
          </w:p>
        </w:tc>
        <w:tc>
          <w:tcPr>
            <w:tcW w:w="4360" w:type="dxa"/>
            <w:shd w:val="clear" w:color="auto" w:fill="F0FAFA"/>
            <w:tcMar>
              <w:top w:w="100" w:type="dxa"/>
              <w:left w:w="140" w:type="dxa"/>
              <w:bottom w:w="100" w:type="dxa"/>
              <w:right w:w="140" w:type="dxa"/>
            </w:tcMar>
          </w:tcPr>
          <w:p w14:paraId="7B259D57" w14:textId="77777777" w:rsidR="00132DBB" w:rsidRDefault="00036BF4">
            <w:r>
              <w:rPr>
                <w:sz w:val="20"/>
                <w:szCs w:val="20"/>
              </w:rPr>
              <w:t>Satisfaction with price paid vs value gained. User-configured scale &amp; method.</w:t>
            </w:r>
          </w:p>
        </w:tc>
      </w:tr>
      <w:tr w:rsidR="00373686" w14:paraId="0FC207F9" w14:textId="77777777">
        <w:tc>
          <w:tcPr>
            <w:tcW w:w="1800" w:type="dxa"/>
            <w:shd w:val="clear" w:color="auto" w:fill="FFFFFF"/>
            <w:tcMar>
              <w:top w:w="100" w:type="dxa"/>
              <w:left w:w="140" w:type="dxa"/>
              <w:bottom w:w="100" w:type="dxa"/>
              <w:right w:w="140" w:type="dxa"/>
            </w:tcMar>
          </w:tcPr>
          <w:p w14:paraId="65F028FB" w14:textId="77777777" w:rsidR="00132DBB" w:rsidRDefault="00036BF4">
            <w:r>
              <w:rPr>
                <w:b/>
                <w:bCs/>
                <w:sz w:val="20"/>
                <w:szCs w:val="20"/>
              </w:rPr>
              <w:t>Agent Score</w:t>
            </w:r>
          </w:p>
        </w:tc>
        <w:tc>
          <w:tcPr>
            <w:tcW w:w="3200" w:type="dxa"/>
            <w:shd w:val="clear" w:color="auto" w:fill="FFFFFF"/>
            <w:tcMar>
              <w:top w:w="100" w:type="dxa"/>
              <w:left w:w="140" w:type="dxa"/>
              <w:bottom w:w="100" w:type="dxa"/>
              <w:right w:w="140" w:type="dxa"/>
            </w:tcMar>
          </w:tcPr>
          <w:p w14:paraId="49611401" w14:textId="77777777" w:rsidR="00132DBB" w:rsidRDefault="00036BF4">
            <w:r>
              <w:rPr>
                <w:sz w:val="20"/>
                <w:szCs w:val="20"/>
              </w:rPr>
              <w:t>Agent Score</w:t>
            </w:r>
          </w:p>
        </w:tc>
        <w:tc>
          <w:tcPr>
            <w:tcW w:w="4360" w:type="dxa"/>
            <w:shd w:val="clear" w:color="auto" w:fill="FFFFFF"/>
            <w:tcMar>
              <w:top w:w="100" w:type="dxa"/>
              <w:left w:w="140" w:type="dxa"/>
              <w:bottom w:w="100" w:type="dxa"/>
              <w:right w:w="140" w:type="dxa"/>
            </w:tcMar>
          </w:tcPr>
          <w:p w14:paraId="2C4936A4" w14:textId="77777777" w:rsidR="00132DBB" w:rsidRDefault="00036BF4">
            <w:r>
              <w:rPr>
                <w:sz w:val="20"/>
                <w:szCs w:val="20"/>
              </w:rPr>
              <w:t>Satisfaction with frontliner behaviour (professionalism, attitude, appearance). Survey-derived. User-configured scale &amp; method.</w:t>
            </w:r>
          </w:p>
        </w:tc>
      </w:tr>
      <w:tr w:rsidR="00373686" w14:paraId="0A50FB15" w14:textId="77777777">
        <w:tc>
          <w:tcPr>
            <w:tcW w:w="1800" w:type="dxa"/>
            <w:shd w:val="clear" w:color="auto" w:fill="F0FAFA"/>
            <w:tcMar>
              <w:top w:w="100" w:type="dxa"/>
              <w:left w:w="140" w:type="dxa"/>
              <w:bottom w:w="100" w:type="dxa"/>
              <w:right w:w="140" w:type="dxa"/>
            </w:tcMar>
          </w:tcPr>
          <w:p w14:paraId="21B89F7E" w14:textId="77777777" w:rsidR="00132DBB" w:rsidRDefault="00036BF4">
            <w:r>
              <w:rPr>
                <w:b/>
                <w:bCs/>
                <w:sz w:val="20"/>
                <w:szCs w:val="20"/>
              </w:rPr>
              <w:t>CHS</w:t>
            </w:r>
          </w:p>
        </w:tc>
        <w:tc>
          <w:tcPr>
            <w:tcW w:w="3200" w:type="dxa"/>
            <w:shd w:val="clear" w:color="auto" w:fill="F0FAFA"/>
            <w:tcMar>
              <w:top w:w="100" w:type="dxa"/>
              <w:left w:w="140" w:type="dxa"/>
              <w:bottom w:w="100" w:type="dxa"/>
              <w:right w:w="140" w:type="dxa"/>
            </w:tcMar>
          </w:tcPr>
          <w:p w14:paraId="42CB7BEA" w14:textId="77777777" w:rsidR="00132DBB" w:rsidRDefault="00036BF4">
            <w:r>
              <w:rPr>
                <w:sz w:val="20"/>
                <w:szCs w:val="20"/>
              </w:rPr>
              <w:t>Customer Happiness Score</w:t>
            </w:r>
          </w:p>
        </w:tc>
        <w:tc>
          <w:tcPr>
            <w:tcW w:w="4360" w:type="dxa"/>
            <w:shd w:val="clear" w:color="auto" w:fill="F0FAFA"/>
            <w:tcMar>
              <w:top w:w="100" w:type="dxa"/>
              <w:left w:w="140" w:type="dxa"/>
              <w:bottom w:w="100" w:type="dxa"/>
              <w:right w:w="140" w:type="dxa"/>
            </w:tcMar>
          </w:tcPr>
          <w:p w14:paraId="135DA35E" w14:textId="77777777" w:rsidR="00132DBB" w:rsidRDefault="00036BF4">
            <w:r>
              <w:rPr>
                <w:sz w:val="20"/>
                <w:szCs w:val="20"/>
              </w:rPr>
              <w:t>Post-transaction happiness (common in sports/entertainment). User-configured scale &amp; method.</w:t>
            </w:r>
          </w:p>
        </w:tc>
      </w:tr>
    </w:tbl>
    <w:p w14:paraId="5FBD155E" w14:textId="77777777" w:rsidR="00132DBB" w:rsidRDefault="00036BF4">
      <w:pPr>
        <w:pStyle w:val="Heading3"/>
      </w:pPr>
      <w:r>
        <w:t>3.1.4 Standard KPI Definitions &amp; Sample Questions</w:t>
      </w:r>
    </w:p>
    <w:p w14:paraId="73E98E96" w14:textId="77777777" w:rsidR="00132DBB" w:rsidRDefault="00036BF4">
      <w:pPr>
        <w:spacing w:before="60" w:after="80"/>
      </w:pPr>
      <w:r>
        <w:t>CHS, VFM, and Agent Score are fully tenant-configurable like any other KPI — the user chooses the scale, representation style, calculation method, thresholds, and target. The definitions below clarify their intended meaning and provide canonical sample survey questions used as the default Question Preview prompt (confirmed EN strings; AR equivalents provided by localization).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0"/>
        <w:gridCol w:w="4100"/>
      </w:tblGrid>
      <w:tr w:rsidR="00373686" w14:paraId="19EB603A" w14:textId="77777777">
        <w:tc>
          <w:tcPr>
            <w:tcW w:w="1500" w:type="dxa"/>
            <w:shd w:val="clear" w:color="auto" w:fill="0F1F3D"/>
            <w:tcMar>
              <w:top w:w="100" w:type="dxa"/>
              <w:left w:w="140" w:type="dxa"/>
              <w:bottom w:w="100" w:type="dxa"/>
              <w:right w:w="140" w:type="dxa"/>
            </w:tcMar>
            <w:vAlign w:val="center"/>
          </w:tcPr>
          <w:p w14:paraId="62100FB8" w14:textId="77777777" w:rsidR="00132DBB" w:rsidRDefault="00036BF4">
            <w:r>
              <w:rPr>
                <w:b/>
                <w:bCs/>
                <w:color w:val="FFFFFF"/>
                <w:sz w:val="20"/>
                <w:szCs w:val="20"/>
              </w:rPr>
              <w:t>KPI</w:t>
            </w:r>
          </w:p>
        </w:tc>
        <w:tc>
          <w:tcPr>
            <w:tcW w:w="3760" w:type="dxa"/>
            <w:shd w:val="clear" w:color="auto" w:fill="0F1F3D"/>
            <w:tcMar>
              <w:top w:w="100" w:type="dxa"/>
              <w:left w:w="140" w:type="dxa"/>
              <w:bottom w:w="100" w:type="dxa"/>
              <w:right w:w="140" w:type="dxa"/>
            </w:tcMar>
            <w:vAlign w:val="center"/>
          </w:tcPr>
          <w:p w14:paraId="1D37F02B" w14:textId="77777777" w:rsidR="00132DBB" w:rsidRDefault="00036BF4">
            <w:r>
              <w:rPr>
                <w:b/>
                <w:bCs/>
                <w:color w:val="FFFFFF"/>
                <w:sz w:val="20"/>
                <w:szCs w:val="20"/>
              </w:rPr>
              <w:t>What it measures</w:t>
            </w:r>
          </w:p>
        </w:tc>
        <w:tc>
          <w:tcPr>
            <w:tcW w:w="4100" w:type="dxa"/>
            <w:shd w:val="clear" w:color="auto" w:fill="0F1F3D"/>
            <w:tcMar>
              <w:top w:w="100" w:type="dxa"/>
              <w:left w:w="140" w:type="dxa"/>
              <w:bottom w:w="100" w:type="dxa"/>
              <w:right w:w="140" w:type="dxa"/>
            </w:tcMar>
            <w:vAlign w:val="center"/>
          </w:tcPr>
          <w:p w14:paraId="060571CC" w14:textId="77777777" w:rsidR="00132DBB" w:rsidRDefault="00036BF4">
            <w:r>
              <w:rPr>
                <w:b/>
                <w:bCs/>
                <w:color w:val="FFFFFF"/>
                <w:sz w:val="20"/>
                <w:szCs w:val="20"/>
              </w:rPr>
              <w:t>Sample question (Question Preview prompt)</w:t>
            </w:r>
          </w:p>
        </w:tc>
      </w:tr>
      <w:tr w:rsidR="00373686" w14:paraId="5BC9122F" w14:textId="77777777">
        <w:tc>
          <w:tcPr>
            <w:tcW w:w="1500" w:type="dxa"/>
            <w:shd w:val="clear" w:color="auto" w:fill="FFFFFF"/>
            <w:tcMar>
              <w:top w:w="100" w:type="dxa"/>
              <w:left w:w="140" w:type="dxa"/>
              <w:bottom w:w="100" w:type="dxa"/>
              <w:right w:w="140" w:type="dxa"/>
            </w:tcMar>
          </w:tcPr>
          <w:p w14:paraId="75D73EA0" w14:textId="77777777" w:rsidR="00132DBB" w:rsidRDefault="00036BF4">
            <w:r>
              <w:rPr>
                <w:b/>
                <w:bCs/>
                <w:sz w:val="20"/>
                <w:szCs w:val="20"/>
              </w:rPr>
              <w:t>CHS</w:t>
            </w:r>
          </w:p>
        </w:tc>
        <w:tc>
          <w:tcPr>
            <w:tcW w:w="3760" w:type="dxa"/>
            <w:shd w:val="clear" w:color="auto" w:fill="FFFFFF"/>
            <w:tcMar>
              <w:top w:w="100" w:type="dxa"/>
              <w:left w:w="140" w:type="dxa"/>
              <w:bottom w:w="100" w:type="dxa"/>
              <w:right w:w="140" w:type="dxa"/>
            </w:tcMar>
          </w:tcPr>
          <w:p w14:paraId="5D8A6ABF" w14:textId="77777777" w:rsidR="00132DBB" w:rsidRDefault="00036BF4">
            <w:r>
              <w:rPr>
                <w:sz w:val="20"/>
                <w:szCs w:val="20"/>
              </w:rPr>
              <w:t>Customer happiness post-transaction. Commonly used by the sports and entertainment sector. Scale and calculation method are user-configured.</w:t>
            </w:r>
          </w:p>
        </w:tc>
        <w:tc>
          <w:tcPr>
            <w:tcW w:w="4100" w:type="dxa"/>
            <w:shd w:val="clear" w:color="auto" w:fill="FFFFFF"/>
            <w:tcMar>
              <w:top w:w="100" w:type="dxa"/>
              <w:left w:w="140" w:type="dxa"/>
              <w:bottom w:w="100" w:type="dxa"/>
              <w:right w:w="140" w:type="dxa"/>
            </w:tcMar>
          </w:tcPr>
          <w:p w14:paraId="222E0D83" w14:textId="77777777" w:rsidR="00132DBB" w:rsidRDefault="00036BF4">
            <w:r>
              <w:rPr>
                <w:sz w:val="20"/>
                <w:szCs w:val="20"/>
              </w:rPr>
              <w:t>"How happy are you with the activities during the event?"</w:t>
            </w:r>
          </w:p>
        </w:tc>
      </w:tr>
      <w:tr w:rsidR="00373686" w14:paraId="434FE6DF" w14:textId="77777777">
        <w:tc>
          <w:tcPr>
            <w:tcW w:w="1500" w:type="dxa"/>
            <w:shd w:val="clear" w:color="auto" w:fill="F0FAFA"/>
            <w:tcMar>
              <w:top w:w="100" w:type="dxa"/>
              <w:left w:w="140" w:type="dxa"/>
              <w:bottom w:w="100" w:type="dxa"/>
              <w:right w:w="140" w:type="dxa"/>
            </w:tcMar>
          </w:tcPr>
          <w:p w14:paraId="4BCB8CBC" w14:textId="77777777" w:rsidR="00132DBB" w:rsidRDefault="00036BF4">
            <w:r>
              <w:rPr>
                <w:b/>
                <w:bCs/>
                <w:sz w:val="20"/>
                <w:szCs w:val="20"/>
              </w:rPr>
              <w:t>VFM</w:t>
            </w:r>
          </w:p>
        </w:tc>
        <w:tc>
          <w:tcPr>
            <w:tcW w:w="3760" w:type="dxa"/>
            <w:shd w:val="clear" w:color="auto" w:fill="F0FAFA"/>
            <w:tcMar>
              <w:top w:w="100" w:type="dxa"/>
              <w:left w:w="140" w:type="dxa"/>
              <w:bottom w:w="100" w:type="dxa"/>
              <w:right w:w="140" w:type="dxa"/>
            </w:tcMar>
          </w:tcPr>
          <w:p w14:paraId="5AE2E535" w14:textId="77777777" w:rsidR="00132DBB" w:rsidRDefault="00036BF4">
            <w:r>
              <w:rPr>
                <w:sz w:val="20"/>
                <w:szCs w:val="20"/>
              </w:rPr>
              <w:t>Customer satisfaction with the price paid relative to the value gained post-transaction. Scale and calculation method are user-configured.</w:t>
            </w:r>
          </w:p>
        </w:tc>
        <w:tc>
          <w:tcPr>
            <w:tcW w:w="4100" w:type="dxa"/>
            <w:shd w:val="clear" w:color="auto" w:fill="F0FAFA"/>
            <w:tcMar>
              <w:top w:w="100" w:type="dxa"/>
              <w:left w:w="140" w:type="dxa"/>
              <w:bottom w:w="100" w:type="dxa"/>
              <w:right w:w="140" w:type="dxa"/>
            </w:tcMar>
          </w:tcPr>
          <w:p w14:paraId="4D800515" w14:textId="77777777" w:rsidR="00132DBB" w:rsidRDefault="00036BF4">
            <w:r>
              <w:rPr>
                <w:sz w:val="20"/>
                <w:szCs w:val="20"/>
              </w:rPr>
              <w:t>"Considering the value gained by our product, how satisfied are you with the price you paid?"</w:t>
            </w:r>
          </w:p>
        </w:tc>
      </w:tr>
      <w:tr w:rsidR="00373686" w14:paraId="7A3953FE" w14:textId="77777777">
        <w:tc>
          <w:tcPr>
            <w:tcW w:w="1500" w:type="dxa"/>
            <w:shd w:val="clear" w:color="auto" w:fill="FFFFFF"/>
            <w:tcMar>
              <w:top w:w="100" w:type="dxa"/>
              <w:left w:w="140" w:type="dxa"/>
              <w:bottom w:w="100" w:type="dxa"/>
              <w:right w:w="140" w:type="dxa"/>
            </w:tcMar>
          </w:tcPr>
          <w:p w14:paraId="6B58D698" w14:textId="77777777" w:rsidR="00132DBB" w:rsidRDefault="00036BF4">
            <w:r>
              <w:rPr>
                <w:b/>
                <w:bCs/>
                <w:sz w:val="20"/>
                <w:szCs w:val="20"/>
              </w:rPr>
              <w:lastRenderedPageBreak/>
              <w:t>Agent Score</w:t>
            </w:r>
          </w:p>
        </w:tc>
        <w:tc>
          <w:tcPr>
            <w:tcW w:w="3760" w:type="dxa"/>
            <w:shd w:val="clear" w:color="auto" w:fill="FFFFFF"/>
            <w:tcMar>
              <w:top w:w="100" w:type="dxa"/>
              <w:left w:w="140" w:type="dxa"/>
              <w:bottom w:w="100" w:type="dxa"/>
              <w:right w:w="140" w:type="dxa"/>
            </w:tcMar>
          </w:tcPr>
          <w:p w14:paraId="4A2D8067" w14:textId="77777777" w:rsidR="00132DBB" w:rsidRDefault="00036BF4">
            <w:r>
              <w:rPr>
                <w:sz w:val="20"/>
                <w:szCs w:val="20"/>
              </w:rPr>
              <w:t>Customer satisfaction with the frontliner's behaviour post-transaction. Professionalism, attitude, and appearance are the perspectives typically used. Survey-derived. Scale and calculation method are user-configured.</w:t>
            </w:r>
          </w:p>
        </w:tc>
        <w:tc>
          <w:tcPr>
            <w:tcW w:w="4100" w:type="dxa"/>
            <w:shd w:val="clear" w:color="auto" w:fill="FFFFFF"/>
            <w:tcMar>
              <w:top w:w="100" w:type="dxa"/>
              <w:left w:w="140" w:type="dxa"/>
              <w:bottom w:w="100" w:type="dxa"/>
              <w:right w:w="140" w:type="dxa"/>
            </w:tcMar>
          </w:tcPr>
          <w:p w14:paraId="4EA3BA92" w14:textId="77777777" w:rsidR="00132DBB" w:rsidRDefault="00036BF4">
            <w:r>
              <w:rPr>
                <w:sz w:val="20"/>
                <w:szCs w:val="20"/>
              </w:rPr>
              <w:t>"Considering your call with our call center today, how satisfied are you with the agent's attitude?"</w:t>
            </w:r>
          </w:p>
        </w:tc>
      </w:tr>
    </w:tbl>
    <w:p w14:paraId="04583921"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Agent Score is survey-derived — it is computed from survey responses, not ingested from an external CRM or workforce-management system. No external ingestion endpoint is required for it in v1.</w:t>
      </w:r>
    </w:p>
    <w:p w14:paraId="47945239"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The perspectives listed for Agent Score (professionalism, attitude, appearance) are the typical drill-down dimensions a CX manager would add via the Perspectives field (Section 3.2.3, Field 3); they are entered by the user and are not pre-populated by the system. Each is independently scored from its own bound survey question(s) — see FR-2.14, FR-2.14a, FR-2.14b.</w:t>
      </w:r>
    </w:p>
    <w:p w14:paraId="20232721" w14:textId="77777777" w:rsidR="00132DBB" w:rsidRDefault="00036BF4">
      <w:r>
        <w:br w:type="page"/>
      </w:r>
    </w:p>
    <w:p w14:paraId="7FA0EF55" w14:textId="77777777" w:rsidR="00132DBB" w:rsidRDefault="00036BF4">
      <w:pPr>
        <w:pStyle w:val="Heading2"/>
      </w:pPr>
      <w:r>
        <w:lastRenderedPageBreak/>
        <w:t>3.2 F2 — KPI Configuration Page (Create / Edit)</w:t>
      </w:r>
    </w:p>
    <w:p w14:paraId="5C0A819E" w14:textId="77777777" w:rsidR="00132DBB" w:rsidRDefault="00036BF4">
      <w:pPr>
        <w:pStyle w:val="Heading3"/>
      </w:pPr>
      <w:r>
        <w:t>3.2.1 Description &amp; Priority</w:t>
      </w:r>
    </w:p>
    <w:p w14:paraId="1A1B806A" w14:textId="77777777" w:rsidR="00132DBB" w:rsidRDefault="00036BF4">
      <w:pPr>
        <w:spacing w:before="60" w:after="80"/>
      </w:pPr>
      <w:r>
        <w:t>The create/edit surface for a single KPI. A two-panel layout: configuration form on the left, live preview on the right. Opened via "+ Add KPI" (create mode, titled "New KPI") or by clicking a KPI row (edit mode, titled "KPI Configuration" with the full name as subtitle). Priority: Must-have.</w:t>
      </w:r>
    </w:p>
    <w:p w14:paraId="2C1A1935"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UI reference: Image 2 shows create mode ("New KPI") with an Emoji representation revealing an "Emoji Set" dropdown and a 1–7 emoji question preview; the gauge defaults to 50 with a "KPI" label and Save disabled. Image 3 shows edit mode for NPS: Short Name, Calculation Method, and Scale are read-only; thresholds run −100 to +100; the gauge shows +42 with an "NPS" label and Save enabled.</w:t>
      </w:r>
    </w:p>
    <w:p w14:paraId="0045D0A9" w14:textId="77777777" w:rsidR="00132DBB" w:rsidRDefault="00036BF4">
      <w:pPr>
        <w:pStyle w:val="Heading3"/>
      </w:pPr>
      <w:r>
        <w:t>3.2.2 Layout Requirements</w:t>
      </w:r>
    </w:p>
    <w:p w14:paraId="1162A509" w14:textId="77777777" w:rsidR="00132DBB" w:rsidRDefault="00036BF4">
      <w:pPr>
        <w:pStyle w:val="ListParagraph"/>
        <w:numPr>
          <w:ilvl w:val="0"/>
          <w:numId w:val="2"/>
        </w:numPr>
        <w:spacing w:before="40" w:after="40"/>
      </w:pPr>
      <w:r>
        <w:rPr>
          <w:b/>
          <w:bCs/>
          <w:color w:val="0F1F3D"/>
        </w:rPr>
        <w:t xml:space="preserve">FR-2.1: </w:t>
      </w:r>
      <w:r>
        <w:t>The page is split into two panels: left = configuration form (≈55% width), right = live preview (≈45% width).</w:t>
      </w:r>
    </w:p>
    <w:p w14:paraId="1062023F" w14:textId="77777777" w:rsidR="00132DBB" w:rsidRDefault="00036BF4">
      <w:pPr>
        <w:pStyle w:val="ListParagraph"/>
        <w:numPr>
          <w:ilvl w:val="0"/>
          <w:numId w:val="2"/>
        </w:numPr>
        <w:spacing w:before="40" w:after="40"/>
      </w:pPr>
      <w:r>
        <w:rPr>
          <w:b/>
          <w:bCs/>
          <w:color w:val="0F1F3D"/>
        </w:rPr>
        <w:t xml:space="preserve">FR-2.2: </w:t>
      </w:r>
      <w:r>
        <w:t>The right preview panel contains two stacked cards: Question Preview (top) and Dashboard Preview (bottom). The Dashboard Preview shows how the KPI's score card will render in M-07.</w:t>
      </w:r>
    </w:p>
    <w:p w14:paraId="1AFCE0AB" w14:textId="77777777" w:rsidR="00132DBB" w:rsidRDefault="00036BF4">
      <w:pPr>
        <w:pStyle w:val="ListParagraph"/>
        <w:numPr>
          <w:ilvl w:val="0"/>
          <w:numId w:val="2"/>
        </w:numPr>
        <w:spacing w:before="40" w:after="40"/>
      </w:pPr>
      <w:r>
        <w:rPr>
          <w:b/>
          <w:bCs/>
          <w:color w:val="0F1F3D"/>
        </w:rPr>
        <w:t xml:space="preserve">FR-2.3: </w:t>
      </w:r>
      <w:r>
        <w:t>Both preview cards update live as the user edits any relevant field — no save required.</w:t>
      </w:r>
    </w:p>
    <w:p w14:paraId="7243CB7A" w14:textId="77777777" w:rsidR="00132DBB" w:rsidRDefault="00036BF4">
      <w:pPr>
        <w:pStyle w:val="ListParagraph"/>
        <w:numPr>
          <w:ilvl w:val="0"/>
          <w:numId w:val="2"/>
        </w:numPr>
        <w:spacing w:before="40" w:after="40"/>
      </w:pPr>
      <w:r>
        <w:rPr>
          <w:b/>
          <w:bCs/>
          <w:color w:val="0F1F3D"/>
        </w:rPr>
        <w:t xml:space="preserve">FR-2.4: </w:t>
      </w:r>
      <w:r>
        <w:t>On viewports narrower than the tablet breakpoint, the panels stack vertically with the form above the preview.</w:t>
      </w:r>
    </w:p>
    <w:p w14:paraId="2DE2050D" w14:textId="77777777" w:rsidR="00132DBB" w:rsidRDefault="00036BF4">
      <w:pPr>
        <w:pStyle w:val="ListParagraph"/>
        <w:numPr>
          <w:ilvl w:val="0"/>
          <w:numId w:val="2"/>
        </w:numPr>
        <w:spacing w:before="40" w:after="40"/>
      </w:pPr>
      <w:r>
        <w:rPr>
          <w:b/>
          <w:bCs/>
          <w:color w:val="0F1F3D"/>
        </w:rPr>
        <w:t xml:space="preserve">FR-2.5: </w:t>
      </w:r>
      <w:r>
        <w:t>A back arrow in the page header returns to the KPI Management list, applying the unsaved-changes guard by viewing a confirmation message asking to save or discard changes (FR-2.46).</w:t>
      </w:r>
    </w:p>
    <w:p w14:paraId="52E895C5" w14:textId="77777777" w:rsidR="00132DBB" w:rsidRDefault="00036BF4">
      <w:pPr>
        <w:pStyle w:val="Heading3"/>
      </w:pPr>
      <w:r>
        <w:t>3.2.3 Functional Requirements — Configuration Form Fields</w:t>
      </w:r>
    </w:p>
    <w:p w14:paraId="3FC67C6F" w14:textId="77777777" w:rsidR="00132DBB" w:rsidRDefault="00036BF4">
      <w:pPr>
        <w:spacing w:before="60" w:after="80"/>
      </w:pPr>
      <w:r>
        <w:rPr>
          <w:b/>
          <w:bCs/>
        </w:rPr>
        <w:t>Field 1 — Short Name</w:t>
      </w:r>
    </w:p>
    <w:p w14:paraId="3CA08E4F" w14:textId="77777777" w:rsidR="00132DBB" w:rsidRDefault="00036BF4">
      <w:pPr>
        <w:pStyle w:val="ListParagraph"/>
        <w:numPr>
          <w:ilvl w:val="0"/>
          <w:numId w:val="2"/>
        </w:numPr>
        <w:spacing w:before="40" w:after="40"/>
      </w:pPr>
      <w:r w:rsidRPr="00190D07">
        <w:rPr>
          <w:b/>
          <w:bCs/>
          <w:color w:val="0F1F3D"/>
          <w:highlight w:val="green"/>
          <w:rPrChange w:id="19" w:author="Mohamed Attia" w:date="2026-06-23T10:39:00Z" w16du:dateUtc="2026-06-23T07:39:00Z">
            <w:rPr>
              <w:b/>
              <w:bCs/>
              <w:color w:val="0F1F3D"/>
            </w:rPr>
          </w:rPrChange>
        </w:rPr>
        <w:t>FR-2.6:</w:t>
      </w:r>
      <w:r>
        <w:rPr>
          <w:b/>
          <w:bCs/>
          <w:color w:val="0F1F3D"/>
        </w:rPr>
        <w:t xml:space="preserve"> </w:t>
      </w:r>
      <w:r>
        <w:t>Text input, max 20 characters, required, placeholder "e.g. QUAL".</w:t>
      </w:r>
    </w:p>
    <w:p w14:paraId="76803A52" w14:textId="77777777" w:rsidR="00132DBB" w:rsidRDefault="00036BF4">
      <w:pPr>
        <w:pStyle w:val="ListParagraph"/>
        <w:numPr>
          <w:ilvl w:val="0"/>
          <w:numId w:val="2"/>
        </w:numPr>
        <w:spacing w:before="40" w:after="40"/>
      </w:pPr>
      <w:r w:rsidRPr="00190D07">
        <w:rPr>
          <w:b/>
          <w:bCs/>
          <w:color w:val="0F1F3D"/>
          <w:highlight w:val="green"/>
          <w:rPrChange w:id="20" w:author="Mohamed Attia" w:date="2026-06-23T10:39:00Z" w16du:dateUtc="2026-06-23T07:39:00Z">
            <w:rPr>
              <w:b/>
              <w:bCs/>
              <w:color w:val="0F1F3D"/>
            </w:rPr>
          </w:rPrChange>
        </w:rPr>
        <w:t>FR-2.7</w:t>
      </w:r>
      <w:r>
        <w:rPr>
          <w:b/>
          <w:bCs/>
          <w:color w:val="0F1F3D"/>
        </w:rPr>
        <w:t xml:space="preserve">: </w:t>
      </w:r>
      <w:r>
        <w:t>Must be unique per tenant (case-insensitive, trimmed); validated on blur with inline error: "This short name is already in use."</w:t>
      </w:r>
    </w:p>
    <w:p w14:paraId="304A62E3" w14:textId="77777777" w:rsidR="00132DBB" w:rsidRDefault="00036BF4">
      <w:pPr>
        <w:pStyle w:val="ListParagraph"/>
        <w:numPr>
          <w:ilvl w:val="0"/>
          <w:numId w:val="2"/>
        </w:numPr>
        <w:spacing w:before="40" w:after="40"/>
      </w:pPr>
      <w:r w:rsidRPr="00190D07">
        <w:rPr>
          <w:b/>
          <w:bCs/>
          <w:color w:val="0F1F3D"/>
          <w:highlight w:val="green"/>
          <w:rPrChange w:id="21" w:author="Mohamed Attia" w:date="2026-06-23T10:39:00Z" w16du:dateUtc="2026-06-23T07:39:00Z">
            <w:rPr>
              <w:b/>
              <w:bCs/>
              <w:color w:val="0F1F3D"/>
            </w:rPr>
          </w:rPrChange>
        </w:rPr>
        <w:t>FR-2.8</w:t>
      </w:r>
      <w:r>
        <w:rPr>
          <w:b/>
          <w:bCs/>
          <w:color w:val="0F1F3D"/>
        </w:rPr>
        <w:t xml:space="preserve">: </w:t>
      </w:r>
      <w:r>
        <w:t>Immutable after first save. In edit mode it renders as a read-only, visually greyed field with an info icon; tooltip: "Short name cannot be changed after creation."</w:t>
      </w:r>
    </w:p>
    <w:p w14:paraId="30C06520" w14:textId="77777777" w:rsidR="00132DBB" w:rsidRDefault="00036BF4">
      <w:pPr>
        <w:pStyle w:val="ListParagraph"/>
        <w:numPr>
          <w:ilvl w:val="0"/>
          <w:numId w:val="2"/>
        </w:numPr>
        <w:spacing w:before="40" w:after="40"/>
      </w:pPr>
      <w:r w:rsidRPr="00190D07">
        <w:rPr>
          <w:b/>
          <w:bCs/>
          <w:color w:val="0F1F3D"/>
          <w:highlight w:val="green"/>
          <w:rPrChange w:id="22" w:author="Mohamed Attia" w:date="2026-06-23T10:40:00Z" w16du:dateUtc="2026-06-23T07:40:00Z">
            <w:rPr>
              <w:b/>
              <w:bCs/>
              <w:color w:val="0F1F3D"/>
            </w:rPr>
          </w:rPrChange>
        </w:rPr>
        <w:t>FR-2.9</w:t>
      </w:r>
      <w:r>
        <w:rPr>
          <w:b/>
          <w:bCs/>
          <w:color w:val="0F1F3D"/>
        </w:rPr>
        <w:t xml:space="preserve">: </w:t>
      </w:r>
      <w:r>
        <w:t>Updates the KPI label inside the visualization gauge in real time (create mode).</w:t>
      </w:r>
    </w:p>
    <w:p w14:paraId="5FF43B1D" w14:textId="77777777" w:rsidR="00132DBB" w:rsidRDefault="00036BF4">
      <w:pPr>
        <w:spacing w:before="60" w:after="80"/>
      </w:pPr>
      <w:r>
        <w:rPr>
          <w:b/>
          <w:bCs/>
        </w:rPr>
        <w:t>Field 2 — Full Name</w:t>
      </w:r>
    </w:p>
    <w:p w14:paraId="378CB41B" w14:textId="77777777" w:rsidR="00132DBB" w:rsidRDefault="00036BF4">
      <w:pPr>
        <w:pStyle w:val="ListParagraph"/>
        <w:numPr>
          <w:ilvl w:val="0"/>
          <w:numId w:val="2"/>
        </w:numPr>
        <w:spacing w:before="40" w:after="40"/>
      </w:pPr>
      <w:r w:rsidRPr="00190D07">
        <w:rPr>
          <w:b/>
          <w:bCs/>
          <w:color w:val="0F1F3D"/>
          <w:highlight w:val="green"/>
          <w:rPrChange w:id="23" w:author="Mohamed Attia" w:date="2026-06-23T10:41:00Z" w16du:dateUtc="2026-06-23T07:41:00Z">
            <w:rPr>
              <w:b/>
              <w:bCs/>
              <w:color w:val="0F1F3D"/>
            </w:rPr>
          </w:rPrChange>
        </w:rPr>
        <w:t>FR-2.10:</w:t>
      </w:r>
      <w:r>
        <w:rPr>
          <w:b/>
          <w:bCs/>
          <w:color w:val="0F1F3D"/>
        </w:rPr>
        <w:t xml:space="preserve"> </w:t>
      </w:r>
      <w:r>
        <w:t>Text input, max 100 characters, required.</w:t>
      </w:r>
    </w:p>
    <w:p w14:paraId="2BE65138" w14:textId="77777777" w:rsidR="00132DBB" w:rsidRDefault="00036BF4">
      <w:pPr>
        <w:pStyle w:val="ListParagraph"/>
        <w:numPr>
          <w:ilvl w:val="0"/>
          <w:numId w:val="2"/>
        </w:numPr>
        <w:spacing w:before="40" w:after="40"/>
      </w:pPr>
      <w:r w:rsidRPr="00190D07">
        <w:rPr>
          <w:b/>
          <w:bCs/>
          <w:color w:val="0F1F3D"/>
          <w:highlight w:val="green"/>
          <w:rPrChange w:id="24" w:author="Mohamed Attia" w:date="2026-06-23T10:41:00Z" w16du:dateUtc="2026-06-23T07:41:00Z">
            <w:rPr>
              <w:b/>
              <w:bCs/>
              <w:color w:val="0F1F3D"/>
            </w:rPr>
          </w:rPrChange>
        </w:rPr>
        <w:t>FR-2.11</w:t>
      </w:r>
      <w:r>
        <w:rPr>
          <w:b/>
          <w:bCs/>
          <w:color w:val="0F1F3D"/>
        </w:rPr>
        <w:t xml:space="preserve">: </w:t>
      </w:r>
      <w:r>
        <w:t>Updates the Question Preview question label in real time.</w:t>
      </w:r>
    </w:p>
    <w:p w14:paraId="3DC689EA" w14:textId="77777777" w:rsidR="00132DBB" w:rsidRDefault="00036BF4">
      <w:pPr>
        <w:spacing w:before="60" w:after="80"/>
      </w:pPr>
      <w:r>
        <w:rPr>
          <w:b/>
          <w:bCs/>
        </w:rPr>
        <w:t>Field 3 — Perspectives</w:t>
      </w:r>
    </w:p>
    <w:p w14:paraId="04A5B52C" w14:textId="77777777" w:rsidR="00132DBB" w:rsidRDefault="00036BF4">
      <w:pPr>
        <w:pStyle w:val="ListParagraph"/>
        <w:numPr>
          <w:ilvl w:val="0"/>
          <w:numId w:val="2"/>
        </w:numPr>
        <w:spacing w:before="40" w:after="40"/>
      </w:pPr>
      <w:r w:rsidRPr="00190D07">
        <w:rPr>
          <w:b/>
          <w:bCs/>
          <w:color w:val="0F1F3D"/>
          <w:highlight w:val="green"/>
          <w:rPrChange w:id="25" w:author="Mohamed Attia" w:date="2026-06-23T10:42:00Z" w16du:dateUtc="2026-06-23T07:42:00Z">
            <w:rPr>
              <w:b/>
              <w:bCs/>
              <w:color w:val="0F1F3D"/>
            </w:rPr>
          </w:rPrChange>
        </w:rPr>
        <w:t>FR-2.12</w:t>
      </w:r>
      <w:r>
        <w:rPr>
          <w:b/>
          <w:bCs/>
          <w:color w:val="0F1F3D"/>
        </w:rPr>
        <w:t xml:space="preserve">: </w:t>
      </w:r>
      <w:r>
        <w:t>Tag/chip input; the user types a label and presses Enter or comma to add it. Helper text: "Press Enter or comma to add. Max 10."</w:t>
      </w:r>
    </w:p>
    <w:p w14:paraId="64240052" w14:textId="77777777" w:rsidR="00132DBB" w:rsidRDefault="00036BF4">
      <w:pPr>
        <w:pStyle w:val="ListParagraph"/>
        <w:numPr>
          <w:ilvl w:val="0"/>
          <w:numId w:val="2"/>
        </w:numPr>
        <w:spacing w:before="40" w:after="40"/>
      </w:pPr>
      <w:r w:rsidRPr="00190D07">
        <w:rPr>
          <w:b/>
          <w:bCs/>
          <w:color w:val="0F1F3D"/>
          <w:highlight w:val="green"/>
          <w:rPrChange w:id="26" w:author="Mohamed Attia" w:date="2026-06-23T10:42:00Z" w16du:dateUtc="2026-06-23T07:42:00Z">
            <w:rPr>
              <w:b/>
              <w:bCs/>
              <w:color w:val="0F1F3D"/>
            </w:rPr>
          </w:rPrChange>
        </w:rPr>
        <w:t>FR-2.13</w:t>
      </w:r>
      <w:r>
        <w:rPr>
          <w:b/>
          <w:bCs/>
          <w:color w:val="0F1F3D"/>
        </w:rPr>
        <w:t xml:space="preserve">: </w:t>
      </w:r>
      <w:r>
        <w:t>Each chip is removable (× icon). Max 10 perspectives; max 60 characters each. Each perspective is a drill-down dimension of the KPI (e.g., for Agent Score: Attitude, Knowledge, Willingness to Help).</w:t>
      </w:r>
    </w:p>
    <w:p w14:paraId="542D317D" w14:textId="77777777" w:rsidR="00132DBB" w:rsidRDefault="00036BF4">
      <w:pPr>
        <w:pStyle w:val="ListParagraph"/>
        <w:numPr>
          <w:ilvl w:val="0"/>
          <w:numId w:val="2"/>
        </w:numPr>
        <w:spacing w:before="40" w:after="40"/>
      </w:pPr>
      <w:r w:rsidRPr="00190D07">
        <w:rPr>
          <w:b/>
          <w:bCs/>
          <w:color w:val="0F1F3D"/>
          <w:highlight w:val="yellow"/>
          <w:rPrChange w:id="27" w:author="Mohamed Attia" w:date="2026-06-23T10:42:00Z" w16du:dateUtc="2026-06-23T07:42:00Z">
            <w:rPr>
              <w:b/>
              <w:bCs/>
              <w:color w:val="0F1F3D"/>
            </w:rPr>
          </w:rPrChange>
        </w:rPr>
        <w:t>FR-2.14</w:t>
      </w:r>
      <w:r>
        <w:rPr>
          <w:b/>
          <w:bCs/>
          <w:color w:val="0F1F3D"/>
        </w:rPr>
        <w:t xml:space="preserve">: </w:t>
      </w:r>
      <w:r>
        <w:t>Perspectives are independent drill-down dimensions, not a decomposition of the headline score. The overall KPI score is computed solely from the KPI's own question(s); it is NOT an arithmetic roll-up (average or weighted sum) of perspective scores.</w:t>
      </w:r>
    </w:p>
    <w:p w14:paraId="64D0713C" w14:textId="77777777" w:rsidR="00942FAD" w:rsidRDefault="00000000">
      <w:pPr>
        <w:pStyle w:val="ListParagraph"/>
        <w:numPr>
          <w:ilvl w:val="0"/>
          <w:numId w:val="2"/>
        </w:numPr>
        <w:spacing w:before="40" w:after="40"/>
      </w:pPr>
      <w:r w:rsidRPr="00190D07">
        <w:rPr>
          <w:b/>
          <w:bCs/>
          <w:color w:val="0F1F3D"/>
          <w:highlight w:val="yellow"/>
          <w:rPrChange w:id="28" w:author="Mohamed Attia" w:date="2026-06-23T10:42:00Z" w16du:dateUtc="2026-06-23T07:42:00Z">
            <w:rPr>
              <w:b/>
              <w:bCs/>
              <w:color w:val="0F1F3D"/>
            </w:rPr>
          </w:rPrChange>
        </w:rPr>
        <w:lastRenderedPageBreak/>
        <w:t>FR-2.14a</w:t>
      </w:r>
      <w:r>
        <w:rPr>
          <w:b/>
          <w:bCs/>
          <w:color w:val="0F1F3D"/>
        </w:rPr>
        <w:t xml:space="preserve">: </w:t>
      </w:r>
      <w:r>
        <w:t>Each perspective is independently scored from its own survey question(s) bound to that perspective in M-01, using the KPI's scale and calculation method. M-06 computes and stores a score per perspective alongside the KPI's own overall score.</w:t>
      </w:r>
    </w:p>
    <w:p w14:paraId="2B94E90F" w14:textId="77777777" w:rsidR="00942FAD" w:rsidRDefault="00000000">
      <w:pPr>
        <w:pStyle w:val="ListParagraph"/>
        <w:numPr>
          <w:ilvl w:val="0"/>
          <w:numId w:val="2"/>
        </w:numPr>
        <w:spacing w:before="40" w:after="40"/>
      </w:pPr>
      <w:r w:rsidRPr="00190D07">
        <w:rPr>
          <w:b/>
          <w:bCs/>
          <w:color w:val="0F1F3D"/>
          <w:highlight w:val="yellow"/>
          <w:rPrChange w:id="29" w:author="Mohamed Attia" w:date="2026-06-23T10:42:00Z" w16du:dateUtc="2026-06-23T07:42:00Z">
            <w:rPr>
              <w:b/>
              <w:bCs/>
              <w:color w:val="0F1F3D"/>
            </w:rPr>
          </w:rPrChange>
        </w:rPr>
        <w:t>FR-2.14b</w:t>
      </w:r>
      <w:r>
        <w:rPr>
          <w:b/>
          <w:bCs/>
          <w:color w:val="0F1F3D"/>
        </w:rPr>
        <w:t xml:space="preserve">: </w:t>
      </w:r>
      <w:r>
        <w:t>In M-07 reporting, the user can view the KPI both at the overall level (regardless of perspective) and broken down by each perspective. Perspectives are optional; a KPI with no perspectives simply has no drill-down slices.</w:t>
      </w:r>
    </w:p>
    <w:p w14:paraId="0ABDAB43" w14:textId="77777777" w:rsidR="00132DBB" w:rsidRDefault="00036BF4">
      <w:pPr>
        <w:spacing w:before="60" w:after="80"/>
      </w:pPr>
      <w:r>
        <w:rPr>
          <w:b/>
          <w:bCs/>
        </w:rPr>
        <w:t>Field 4 — Calculation Method</w:t>
      </w:r>
    </w:p>
    <w:p w14:paraId="295FCF68" w14:textId="77777777" w:rsidR="00132DBB" w:rsidRDefault="00036BF4">
      <w:pPr>
        <w:pStyle w:val="ListParagraph"/>
        <w:numPr>
          <w:ilvl w:val="0"/>
          <w:numId w:val="2"/>
        </w:numPr>
        <w:spacing w:before="40" w:after="40"/>
      </w:pPr>
      <w:r w:rsidRPr="00190D07">
        <w:rPr>
          <w:b/>
          <w:bCs/>
          <w:color w:val="0F1F3D"/>
          <w:highlight w:val="green"/>
          <w:rPrChange w:id="30" w:author="Mohamed Attia" w:date="2026-06-23T10:42:00Z" w16du:dateUtc="2026-06-23T07:42:00Z">
            <w:rPr>
              <w:b/>
              <w:bCs/>
              <w:color w:val="0F1F3D"/>
            </w:rPr>
          </w:rPrChange>
        </w:rPr>
        <w:t>FR-2.15</w:t>
      </w:r>
      <w:r>
        <w:rPr>
          <w:b/>
          <w:bCs/>
          <w:color w:val="0F1F3D"/>
        </w:rPr>
        <w:t xml:space="preserve">: </w:t>
      </w:r>
      <w:r>
        <w:t>Dropdown, required. Options: Weighted Average, TOP n Box, NPS Standard.</w:t>
      </w:r>
    </w:p>
    <w:p w14:paraId="5BA486BF" w14:textId="77777777" w:rsidR="00132DBB" w:rsidRDefault="00036BF4">
      <w:pPr>
        <w:pStyle w:val="ListParagraph"/>
        <w:numPr>
          <w:ilvl w:val="0"/>
          <w:numId w:val="2"/>
        </w:numPr>
        <w:spacing w:before="40" w:after="40"/>
      </w:pPr>
      <w:r w:rsidRPr="00190D07">
        <w:rPr>
          <w:b/>
          <w:bCs/>
          <w:color w:val="0F1F3D"/>
          <w:highlight w:val="green"/>
          <w:rPrChange w:id="31" w:author="Mohamed Attia" w:date="2026-06-23T10:43:00Z" w16du:dateUtc="2026-06-23T07:43:00Z">
            <w:rPr>
              <w:b/>
              <w:bCs/>
              <w:color w:val="0F1F3D"/>
            </w:rPr>
          </w:rPrChange>
        </w:rPr>
        <w:t>FR-2.16</w:t>
      </w:r>
      <w:r>
        <w:rPr>
          <w:b/>
          <w:bCs/>
          <w:color w:val="0F1F3D"/>
        </w:rPr>
        <w:t xml:space="preserve">: </w:t>
      </w:r>
      <w:r>
        <w:t>Selecting TOP n Box reveals an integer n value input. n must be a positive integer strictly less than the maximum value of the chosen scale (e.g., for a 1–7 scale, n may be 1–6; for a 0–10 scale, n may be 1–9). Definition: the percentage of respondents selecting one of the top n scale values. Values of n equal to or above the scale maximum are rejected with inline error: "n must be less than the maximum scale value."</w:t>
      </w:r>
    </w:p>
    <w:p w14:paraId="51D22F8B" w14:textId="77777777" w:rsidR="00132DBB" w:rsidRDefault="00036BF4">
      <w:pPr>
        <w:pStyle w:val="ListParagraph"/>
        <w:numPr>
          <w:ilvl w:val="0"/>
          <w:numId w:val="2"/>
        </w:numPr>
        <w:spacing w:before="40" w:after="40"/>
      </w:pPr>
      <w:r w:rsidRPr="00190D07">
        <w:rPr>
          <w:b/>
          <w:bCs/>
          <w:color w:val="0F1F3D"/>
          <w:highlight w:val="green"/>
          <w:rPrChange w:id="32" w:author="Mohamed Attia" w:date="2026-06-23T10:43:00Z" w16du:dateUtc="2026-06-23T07:43:00Z">
            <w:rPr>
              <w:b/>
              <w:bCs/>
              <w:color w:val="0F1F3D"/>
            </w:rPr>
          </w:rPrChange>
        </w:rPr>
        <w:t>FR-2.17</w:t>
      </w:r>
      <w:r>
        <w:rPr>
          <w:b/>
          <w:bCs/>
          <w:color w:val="0F1F3D"/>
        </w:rPr>
        <w:t xml:space="preserve">: </w:t>
      </w:r>
      <w:r>
        <w:t>A non-blocking warning appears when n &gt; ½ × (number of distinct scale values − 1). Here "number of scale values" means the count of distinct selectable points on the scale (e.g., 7 for a 1–7 scale, 11 for a 0–10 scale) — not the three threshold bands. Warning text: "Using a high n value may overstate satisfaction. Consider a stricter threshold." The user may proceed.</w:t>
      </w:r>
    </w:p>
    <w:p w14:paraId="0776BF64" w14:textId="77777777" w:rsidR="00132DBB" w:rsidRDefault="00036BF4">
      <w:pPr>
        <w:pStyle w:val="ListParagraph"/>
        <w:numPr>
          <w:ilvl w:val="0"/>
          <w:numId w:val="2"/>
        </w:numPr>
        <w:spacing w:before="40" w:after="40"/>
      </w:pPr>
      <w:r w:rsidRPr="00190D07">
        <w:rPr>
          <w:b/>
          <w:bCs/>
          <w:color w:val="0F1F3D"/>
          <w:highlight w:val="green"/>
          <w:rPrChange w:id="33" w:author="Mohamed Attia" w:date="2026-06-23T10:45:00Z" w16du:dateUtc="2026-06-23T07:45:00Z">
            <w:rPr>
              <w:b/>
              <w:bCs/>
              <w:color w:val="0F1F3D"/>
            </w:rPr>
          </w:rPrChange>
        </w:rPr>
        <w:t>FR-2.18</w:t>
      </w:r>
      <w:r>
        <w:rPr>
          <w:b/>
          <w:bCs/>
          <w:color w:val="0F1F3D"/>
        </w:rPr>
        <w:t xml:space="preserve">: </w:t>
      </w:r>
      <w:r>
        <w:t>NPS Standard is selectable/visible only for the NPS KPI; hidden for all others. For NPS it is read-only and shown with helper text below: "Score = % Promoters (9–10) − % Detractors (0–6)".</w:t>
      </w:r>
    </w:p>
    <w:p w14:paraId="71991546" w14:textId="77777777" w:rsidR="00132DBB" w:rsidRDefault="00036BF4">
      <w:pPr>
        <w:pStyle w:val="ListParagraph"/>
        <w:numPr>
          <w:ilvl w:val="0"/>
          <w:numId w:val="2"/>
        </w:numPr>
        <w:spacing w:before="40" w:after="40"/>
      </w:pPr>
      <w:r w:rsidRPr="00190D07">
        <w:rPr>
          <w:b/>
          <w:bCs/>
          <w:color w:val="0F1F3D"/>
          <w:highlight w:val="green"/>
          <w:rPrChange w:id="34" w:author="Mohamed Attia" w:date="2026-06-23T10:46:00Z" w16du:dateUtc="2026-06-23T07:46:00Z">
            <w:rPr>
              <w:b/>
              <w:bCs/>
              <w:color w:val="0F1F3D"/>
            </w:rPr>
          </w:rPrChange>
        </w:rPr>
        <w:t>FR-2.19</w:t>
      </w:r>
      <w:r>
        <w:rPr>
          <w:b/>
          <w:bCs/>
          <w:color w:val="0F1F3D"/>
        </w:rPr>
        <w:t xml:space="preserve">: </w:t>
      </w:r>
      <w:r>
        <w:t>For standard KPIs whose method is fixed (NPS), the field renders read-only. Custom KPIs may select any method except NPS Standard.</w:t>
      </w:r>
    </w:p>
    <w:p w14:paraId="18D2163E" w14:textId="77777777" w:rsidR="00132DBB" w:rsidRDefault="00036BF4">
      <w:pPr>
        <w:spacing w:before="60" w:after="80"/>
      </w:pPr>
      <w:r>
        <w:rPr>
          <w:b/>
          <w:bCs/>
        </w:rPr>
        <w:t>Field 5 — Scale</w:t>
      </w:r>
    </w:p>
    <w:p w14:paraId="4EAC0D15" w14:textId="77777777" w:rsidR="00132DBB" w:rsidRDefault="00036BF4">
      <w:pPr>
        <w:pStyle w:val="ListParagraph"/>
        <w:numPr>
          <w:ilvl w:val="0"/>
          <w:numId w:val="2"/>
        </w:numPr>
        <w:spacing w:before="40" w:after="40"/>
      </w:pPr>
      <w:r w:rsidRPr="00190D07">
        <w:rPr>
          <w:b/>
          <w:bCs/>
          <w:color w:val="0F1F3D"/>
          <w:highlight w:val="green"/>
          <w:rPrChange w:id="35" w:author="Mohamed Attia" w:date="2026-06-23T10:47:00Z" w16du:dateUtc="2026-06-23T07:47:00Z">
            <w:rPr>
              <w:b/>
              <w:bCs/>
              <w:color w:val="0F1F3D"/>
            </w:rPr>
          </w:rPrChange>
        </w:rPr>
        <w:t>FR-2.20</w:t>
      </w:r>
      <w:r>
        <w:rPr>
          <w:b/>
          <w:bCs/>
          <w:color w:val="0F1F3D"/>
        </w:rPr>
        <w:t xml:space="preserve">: </w:t>
      </w:r>
      <w:r>
        <w:t>Dropdown, required. Options: 0–10, 1–3, 1–5, 1–7, 1–10, 1–100.</w:t>
      </w:r>
    </w:p>
    <w:p w14:paraId="397EC030" w14:textId="77777777" w:rsidR="00132DBB" w:rsidRDefault="00036BF4">
      <w:pPr>
        <w:pStyle w:val="ListParagraph"/>
        <w:numPr>
          <w:ilvl w:val="0"/>
          <w:numId w:val="2"/>
        </w:numPr>
        <w:spacing w:before="40" w:after="40"/>
      </w:pPr>
      <w:r w:rsidRPr="00190D07">
        <w:rPr>
          <w:b/>
          <w:bCs/>
          <w:color w:val="0F1F3D"/>
          <w:highlight w:val="green"/>
          <w:rPrChange w:id="36" w:author="Mohamed Attia" w:date="2026-06-23T10:47:00Z" w16du:dateUtc="2026-06-23T07:47:00Z">
            <w:rPr>
              <w:b/>
              <w:bCs/>
              <w:color w:val="0F1F3D"/>
            </w:rPr>
          </w:rPrChange>
        </w:rPr>
        <w:t>FR-2.21</w:t>
      </w:r>
      <w:r>
        <w:rPr>
          <w:b/>
          <w:bCs/>
          <w:color w:val="0F1F3D"/>
        </w:rPr>
        <w:t xml:space="preserve">: </w:t>
      </w:r>
      <w:r>
        <w:t>For NPS, locked to 0–10 and rendered read-only with label "0–10 (locked for NPS)".</w:t>
      </w:r>
    </w:p>
    <w:p w14:paraId="4E9FB7F2" w14:textId="77777777" w:rsidR="00132DBB" w:rsidRDefault="00036BF4">
      <w:pPr>
        <w:pStyle w:val="ListParagraph"/>
        <w:numPr>
          <w:ilvl w:val="0"/>
          <w:numId w:val="2"/>
        </w:numPr>
        <w:spacing w:before="40" w:after="40"/>
      </w:pPr>
      <w:r w:rsidRPr="00190D07">
        <w:rPr>
          <w:b/>
          <w:bCs/>
          <w:color w:val="0F1F3D"/>
          <w:highlight w:val="green"/>
          <w:rPrChange w:id="37" w:author="Mohamed Attia" w:date="2026-06-23T10:47:00Z" w16du:dateUtc="2026-06-23T07:47:00Z">
            <w:rPr>
              <w:b/>
              <w:bCs/>
              <w:color w:val="0F1F3D"/>
            </w:rPr>
          </w:rPrChange>
        </w:rPr>
        <w:t>FR-2.22</w:t>
      </w:r>
      <w:r>
        <w:rPr>
          <w:b/>
          <w:bCs/>
          <w:color w:val="0F1F3D"/>
        </w:rPr>
        <w:t xml:space="preserve">: </w:t>
      </w:r>
      <w:r>
        <w:t>Changing the scale updates the Question Preview immediately (the response control re-renders for the new range and current representation style).</w:t>
      </w:r>
    </w:p>
    <w:p w14:paraId="606095D4" w14:textId="77777777" w:rsidR="00132DBB" w:rsidRDefault="00036BF4">
      <w:pPr>
        <w:pStyle w:val="ListParagraph"/>
        <w:numPr>
          <w:ilvl w:val="0"/>
          <w:numId w:val="2"/>
        </w:numPr>
        <w:spacing w:before="40" w:after="40"/>
      </w:pPr>
      <w:r w:rsidRPr="00CF2107">
        <w:rPr>
          <w:b/>
          <w:bCs/>
          <w:color w:val="0F1F3D"/>
          <w:highlight w:val="green"/>
          <w:rPrChange w:id="38" w:author="Mohamed Attia" w:date="2026-06-25T09:40:00Z" w16du:dateUtc="2026-06-25T06:40:00Z">
            <w:rPr>
              <w:b/>
              <w:bCs/>
              <w:color w:val="0F1F3D"/>
            </w:rPr>
          </w:rPrChange>
        </w:rPr>
        <w:t>FR-2.23</w:t>
      </w:r>
      <w:r>
        <w:rPr>
          <w:b/>
          <w:bCs/>
          <w:color w:val="0F1F3D"/>
        </w:rPr>
        <w:t xml:space="preserve">: </w:t>
      </w:r>
      <w:r>
        <w:t>Changing the scale on a KPI already bound to active touchpoints in M-16 triggers a blocking confirmation: "Changing the scale will affect [N] active touchpoints and their historical normalisation. This is a structural change. Continue?"</w:t>
      </w:r>
    </w:p>
    <w:p w14:paraId="7460DAD3" w14:textId="77777777" w:rsidR="00942FAD" w:rsidRDefault="00000000">
      <w:pPr>
        <w:spacing w:before="60" w:after="80"/>
      </w:pPr>
      <w:r>
        <w:rPr>
          <w:b/>
          <w:bCs/>
        </w:rPr>
        <w:t>Field 5a — Scale Endpoint Descriptions (Minimum / Maximum Scale Description)</w:t>
      </w:r>
    </w:p>
    <w:p w14:paraId="42B7D7AC" w14:textId="77777777" w:rsidR="00942FAD" w:rsidRDefault="00000000">
      <w:pPr>
        <w:pStyle w:val="ListParagraph"/>
        <w:numPr>
          <w:ilvl w:val="0"/>
          <w:numId w:val="2"/>
        </w:numPr>
        <w:spacing w:before="40" w:after="40"/>
      </w:pPr>
      <w:r w:rsidRPr="007D7BBB">
        <w:rPr>
          <w:b/>
          <w:bCs/>
          <w:color w:val="0F1F3D"/>
          <w:highlight w:val="green"/>
          <w:rPrChange w:id="39" w:author="Mohamed Attia" w:date="2026-06-23T10:49:00Z" w16du:dateUtc="2026-06-23T07:49:00Z">
            <w:rPr>
              <w:b/>
              <w:bCs/>
              <w:color w:val="0F1F3D"/>
            </w:rPr>
          </w:rPrChange>
        </w:rPr>
        <w:t>FR-2.23a</w:t>
      </w:r>
      <w:r>
        <w:rPr>
          <w:b/>
          <w:bCs/>
          <w:color w:val="0F1F3D"/>
        </w:rPr>
        <w:t xml:space="preserve">: </w:t>
      </w:r>
      <w:r>
        <w:t>Two optional free-text fields — Minimum Scale Description and Maximum Scale Description — let the user label the low and high ends of the scale (e.g., NPS: "Definitely Would Not Recommend" / "Definitely Would Recommend"). Max 60 characters each. Both are bilingual (EN + AR).</w:t>
      </w:r>
    </w:p>
    <w:p w14:paraId="21D9C79D" w14:textId="77777777" w:rsidR="00942FAD" w:rsidRDefault="00000000">
      <w:pPr>
        <w:pStyle w:val="ListParagraph"/>
        <w:numPr>
          <w:ilvl w:val="0"/>
          <w:numId w:val="2"/>
        </w:numPr>
        <w:spacing w:before="40" w:after="40"/>
      </w:pPr>
      <w:r w:rsidRPr="007D7BBB">
        <w:rPr>
          <w:b/>
          <w:bCs/>
          <w:color w:val="0F1F3D"/>
          <w:highlight w:val="green"/>
          <w:rPrChange w:id="40" w:author="Mohamed Attia" w:date="2026-06-23T10:49:00Z" w16du:dateUtc="2026-06-23T07:49:00Z">
            <w:rPr>
              <w:b/>
              <w:bCs/>
              <w:color w:val="0F1F3D"/>
            </w:rPr>
          </w:rPrChange>
        </w:rPr>
        <w:t>FR-2.23b</w:t>
      </w:r>
      <w:r>
        <w:rPr>
          <w:b/>
          <w:bCs/>
          <w:color w:val="0F1F3D"/>
        </w:rPr>
        <w:t xml:space="preserve">: </w:t>
      </w:r>
      <w:r>
        <w:t>These descriptions render as the left/right anchor labels beneath the scale in the Question Preview (see FR-3.15) and accompany the question wherever it is rendered by M-01. They are display labels only and do not affect scoring.</w:t>
      </w:r>
    </w:p>
    <w:p w14:paraId="3ACB9B9E" w14:textId="77777777" w:rsidR="00132DBB" w:rsidRDefault="00036BF4">
      <w:pPr>
        <w:spacing w:before="60" w:after="80"/>
      </w:pPr>
      <w:r>
        <w:rPr>
          <w:b/>
          <w:bCs/>
        </w:rPr>
        <w:t>Field 6 — Representation Style</w:t>
      </w:r>
    </w:p>
    <w:p w14:paraId="301DBE1D" w14:textId="77777777" w:rsidR="00132DBB" w:rsidRDefault="00036BF4">
      <w:pPr>
        <w:pStyle w:val="ListParagraph"/>
        <w:numPr>
          <w:ilvl w:val="0"/>
          <w:numId w:val="2"/>
        </w:numPr>
        <w:spacing w:before="40" w:after="40"/>
      </w:pPr>
      <w:r w:rsidRPr="007D7BBB">
        <w:rPr>
          <w:b/>
          <w:bCs/>
          <w:color w:val="0F1F3D"/>
          <w:highlight w:val="green"/>
          <w:rPrChange w:id="41" w:author="Mohamed Attia" w:date="2026-06-23T10:50:00Z" w16du:dateUtc="2026-06-23T07:50:00Z">
            <w:rPr>
              <w:b/>
              <w:bCs/>
              <w:color w:val="0F1F3D"/>
            </w:rPr>
          </w:rPrChange>
        </w:rPr>
        <w:t>FR-2.24</w:t>
      </w:r>
      <w:r>
        <w:rPr>
          <w:b/>
          <w:bCs/>
          <w:color w:val="0F1F3D"/>
        </w:rPr>
        <w:t xml:space="preserve">: </w:t>
      </w:r>
      <w:r>
        <w:t>Dropdown, required. Options: Number, Stars, Emoji, Slider.</w:t>
      </w:r>
    </w:p>
    <w:p w14:paraId="00131D7B" w14:textId="77777777" w:rsidR="00132DBB" w:rsidRDefault="00036BF4">
      <w:pPr>
        <w:pStyle w:val="ListParagraph"/>
        <w:numPr>
          <w:ilvl w:val="0"/>
          <w:numId w:val="2"/>
        </w:numPr>
        <w:spacing w:before="40" w:after="40"/>
      </w:pPr>
      <w:r w:rsidRPr="007D7BBB">
        <w:rPr>
          <w:b/>
          <w:bCs/>
          <w:color w:val="0F1F3D"/>
          <w:highlight w:val="green"/>
          <w:rPrChange w:id="42" w:author="Mohamed Attia" w:date="2026-06-23T10:50:00Z" w16du:dateUtc="2026-06-23T07:50:00Z">
            <w:rPr>
              <w:b/>
              <w:bCs/>
              <w:color w:val="0F1F3D"/>
            </w:rPr>
          </w:rPrChange>
        </w:rPr>
        <w:t>FR-2.25</w:t>
      </w:r>
      <w:r>
        <w:rPr>
          <w:b/>
          <w:bCs/>
          <w:color w:val="0F1F3D"/>
        </w:rPr>
        <w:t xml:space="preserve">: </w:t>
      </w:r>
      <w:r>
        <w:t>Selecting Emoji reveals a secondary Emoji Set dropdown. The confirmed v1 catalogue is: FaceClassic (graduated faces 😞 → 😍), and at least one additional set (e.g., a hand/thumbs set 👎 ✋ 👍). Each set maps one emoji per scale value; the chosen set renders in the Question Preview.</w:t>
      </w:r>
    </w:p>
    <w:p w14:paraId="785E9AF9" w14:textId="77777777" w:rsidR="00132DBB" w:rsidRDefault="00036BF4">
      <w:pPr>
        <w:pStyle w:val="ListParagraph"/>
        <w:numPr>
          <w:ilvl w:val="0"/>
          <w:numId w:val="2"/>
        </w:numPr>
        <w:spacing w:before="40" w:after="40"/>
      </w:pPr>
      <w:r w:rsidRPr="007D7BBB">
        <w:rPr>
          <w:b/>
          <w:bCs/>
          <w:color w:val="0F1F3D"/>
          <w:highlight w:val="green"/>
          <w:rPrChange w:id="43" w:author="Mohamed Attia" w:date="2026-06-23T10:51:00Z" w16du:dateUtc="2026-06-23T07:51:00Z">
            <w:rPr>
              <w:b/>
              <w:bCs/>
              <w:color w:val="0F1F3D"/>
            </w:rPr>
          </w:rPrChange>
        </w:rPr>
        <w:lastRenderedPageBreak/>
        <w:t>FR-2.26</w:t>
      </w:r>
      <w:r>
        <w:rPr>
          <w:b/>
          <w:bCs/>
          <w:color w:val="0F1F3D"/>
        </w:rPr>
        <w:t xml:space="preserve">: </w:t>
      </w:r>
      <w:r>
        <w:t>Slider is selectable only when scale = 1–3. If the scale changes away from 1–3 while Slider is active, the style resets to Number with tooltip: "Slider is only available for 1–3 scales."</w:t>
      </w:r>
    </w:p>
    <w:p w14:paraId="606C3180" w14:textId="77777777" w:rsidR="00132DBB" w:rsidRDefault="00036BF4">
      <w:pPr>
        <w:pStyle w:val="ListParagraph"/>
        <w:numPr>
          <w:ilvl w:val="0"/>
          <w:numId w:val="2"/>
        </w:numPr>
        <w:spacing w:before="40" w:after="40"/>
      </w:pPr>
      <w:r w:rsidRPr="007D7BBB">
        <w:rPr>
          <w:b/>
          <w:bCs/>
          <w:color w:val="0F1F3D"/>
          <w:highlight w:val="green"/>
          <w:rPrChange w:id="44" w:author="Mohamed Attia" w:date="2026-06-23T10:51:00Z" w16du:dateUtc="2026-06-23T07:51:00Z">
            <w:rPr>
              <w:b/>
              <w:bCs/>
              <w:color w:val="0F1F3D"/>
            </w:rPr>
          </w:rPrChange>
        </w:rPr>
        <w:t>FR-2.27</w:t>
      </w:r>
      <w:r>
        <w:rPr>
          <w:b/>
          <w:bCs/>
          <w:color w:val="0F1F3D"/>
        </w:rPr>
        <w:t xml:space="preserve">: </w:t>
      </w:r>
      <w:r>
        <w:t>The emoji preview renders one emoji per scale value (e.g., 7 faces for a 1–7 scale).</w:t>
      </w:r>
    </w:p>
    <w:p w14:paraId="31B3EA78" w14:textId="77777777" w:rsidR="00132DBB" w:rsidRDefault="00036BF4">
      <w:pPr>
        <w:pStyle w:val="ListParagraph"/>
        <w:numPr>
          <w:ilvl w:val="0"/>
          <w:numId w:val="2"/>
        </w:numPr>
        <w:spacing w:before="40" w:after="40"/>
      </w:pPr>
      <w:r w:rsidRPr="007D7BBB">
        <w:rPr>
          <w:b/>
          <w:bCs/>
          <w:color w:val="0F1F3D"/>
          <w:highlight w:val="green"/>
          <w:rPrChange w:id="45" w:author="Mohamed Attia" w:date="2026-06-23T10:51:00Z" w16du:dateUtc="2026-06-23T07:51:00Z">
            <w:rPr>
              <w:b/>
              <w:bCs/>
              <w:color w:val="0F1F3D"/>
            </w:rPr>
          </w:rPrChange>
        </w:rPr>
        <w:t>FR-2.28</w:t>
      </w:r>
      <w:r>
        <w:rPr>
          <w:b/>
          <w:bCs/>
          <w:color w:val="0F1F3D"/>
        </w:rPr>
        <w:t xml:space="preserve">: </w:t>
      </w:r>
      <w:r>
        <w:t>Changing the representation style (and emoji set) updates the Question Preview immediately.</w:t>
      </w:r>
    </w:p>
    <w:p w14:paraId="5E36D7CE" w14:textId="77777777" w:rsidR="00132DBB" w:rsidRDefault="00036BF4">
      <w:pPr>
        <w:spacing w:before="60" w:after="80"/>
      </w:pPr>
      <w:r>
        <w:rPr>
          <w:b/>
          <w:bCs/>
        </w:rPr>
        <w:t>Field 7 — Threshold Configuration</w:t>
      </w:r>
    </w:p>
    <w:p w14:paraId="7901EE59" w14:textId="77777777" w:rsidR="00132DBB" w:rsidRDefault="00036BF4">
      <w:pPr>
        <w:pStyle w:val="ListParagraph"/>
        <w:numPr>
          <w:ilvl w:val="0"/>
          <w:numId w:val="2"/>
        </w:numPr>
        <w:spacing w:before="40" w:after="40"/>
      </w:pPr>
      <w:r w:rsidRPr="007D7BBB">
        <w:rPr>
          <w:b/>
          <w:bCs/>
          <w:color w:val="0F1F3D"/>
          <w:highlight w:val="green"/>
          <w:rPrChange w:id="46" w:author="Mohamed Attia" w:date="2026-06-23T10:53:00Z" w16du:dateUtc="2026-06-23T07:53:00Z">
            <w:rPr>
              <w:b/>
              <w:bCs/>
              <w:color w:val="0F1F3D"/>
            </w:rPr>
          </w:rPrChange>
        </w:rPr>
        <w:t>FR-2.29</w:t>
      </w:r>
      <w:r>
        <w:rPr>
          <w:b/>
          <w:bCs/>
          <w:color w:val="0F1F3D"/>
        </w:rPr>
        <w:t xml:space="preserve">: </w:t>
      </w:r>
      <w:r>
        <w:t>Three labelled rows defining contiguous satisfaction bands: Unsatisfactory (lower ≤ score ≤ x), Average (x &lt; score ≤ y), Satisfactory (y &lt; score ≤ upper).</w:t>
      </w:r>
    </w:p>
    <w:p w14:paraId="5A21B77A" w14:textId="77777777" w:rsidR="00132DBB" w:rsidRDefault="00036BF4">
      <w:pPr>
        <w:pStyle w:val="ListParagraph"/>
        <w:numPr>
          <w:ilvl w:val="0"/>
          <w:numId w:val="2"/>
        </w:numPr>
        <w:spacing w:before="40" w:after="40"/>
      </w:pPr>
      <w:r w:rsidRPr="007D7BBB">
        <w:rPr>
          <w:b/>
          <w:bCs/>
          <w:color w:val="0F1F3D"/>
          <w:highlight w:val="green"/>
          <w:rPrChange w:id="47" w:author="Mohamed Attia" w:date="2026-06-23T10:53:00Z" w16du:dateUtc="2026-06-23T07:53:00Z">
            <w:rPr>
              <w:b/>
              <w:bCs/>
              <w:color w:val="0F1F3D"/>
            </w:rPr>
          </w:rPrChange>
        </w:rPr>
        <w:t>FR-2.30</w:t>
      </w:r>
      <w:r>
        <w:rPr>
          <w:b/>
          <w:bCs/>
          <w:color w:val="0F1F3D"/>
        </w:rPr>
        <w:t xml:space="preserve">: </w:t>
      </w:r>
      <w:r>
        <w:t>x and y are editable integer inputs. The lower bound (0, or −100 for NPS) and upper bound (100, or +100 for NPS) are fixed, non-editable display values.</w:t>
      </w:r>
    </w:p>
    <w:p w14:paraId="5A88B9EE" w14:textId="77777777" w:rsidR="00132DBB" w:rsidRDefault="00036BF4">
      <w:pPr>
        <w:pStyle w:val="ListParagraph"/>
        <w:numPr>
          <w:ilvl w:val="0"/>
          <w:numId w:val="2"/>
        </w:numPr>
        <w:spacing w:before="40" w:after="40"/>
      </w:pPr>
      <w:r w:rsidRPr="007D7BBB">
        <w:rPr>
          <w:b/>
          <w:bCs/>
          <w:color w:val="0F1F3D"/>
          <w:highlight w:val="green"/>
          <w:rPrChange w:id="48" w:author="Mohamed Attia" w:date="2026-06-23T10:53:00Z" w16du:dateUtc="2026-06-23T07:53:00Z">
            <w:rPr>
              <w:b/>
              <w:bCs/>
              <w:color w:val="0F1F3D"/>
            </w:rPr>
          </w:rPrChange>
        </w:rPr>
        <w:t>FR-2.31</w:t>
      </w:r>
      <w:r>
        <w:rPr>
          <w:b/>
          <w:bCs/>
          <w:color w:val="0F1F3D"/>
        </w:rPr>
        <w:t xml:space="preserve">: </w:t>
      </w:r>
      <w:r>
        <w:t>Defaults on create: x = 20, y = 70.</w:t>
      </w:r>
    </w:p>
    <w:p w14:paraId="4A51CDE8" w14:textId="77777777" w:rsidR="00132DBB" w:rsidRDefault="00036BF4">
      <w:pPr>
        <w:pStyle w:val="ListParagraph"/>
        <w:numPr>
          <w:ilvl w:val="0"/>
          <w:numId w:val="2"/>
        </w:numPr>
        <w:spacing w:before="40" w:after="40"/>
      </w:pPr>
      <w:r w:rsidRPr="007D7BBB">
        <w:rPr>
          <w:b/>
          <w:bCs/>
          <w:color w:val="0F1F3D"/>
          <w:highlight w:val="green"/>
          <w:rPrChange w:id="49" w:author="Mohamed Attia" w:date="2026-06-23T10:54:00Z" w16du:dateUtc="2026-06-23T07:54:00Z">
            <w:rPr>
              <w:b/>
              <w:bCs/>
              <w:color w:val="0F1F3D"/>
            </w:rPr>
          </w:rPrChange>
        </w:rPr>
        <w:t>FR-2.32</w:t>
      </w:r>
      <w:r>
        <w:rPr>
          <w:b/>
          <w:bCs/>
          <w:color w:val="0F1F3D"/>
        </w:rPr>
        <w:t xml:space="preserve">: </w:t>
      </w:r>
      <w:r>
        <w:t>Validation: lower &lt; x &lt; y &lt; upper. Inline error on violation: "Threshold values must be ascending and within range."</w:t>
      </w:r>
    </w:p>
    <w:p w14:paraId="3F550D15" w14:textId="77777777" w:rsidR="00132DBB" w:rsidRDefault="00036BF4">
      <w:pPr>
        <w:pStyle w:val="ListParagraph"/>
        <w:numPr>
          <w:ilvl w:val="0"/>
          <w:numId w:val="2"/>
        </w:numPr>
        <w:spacing w:before="40" w:after="40"/>
      </w:pPr>
      <w:r w:rsidRPr="007D7BBB">
        <w:rPr>
          <w:b/>
          <w:bCs/>
          <w:color w:val="0F1F3D"/>
          <w:highlight w:val="green"/>
          <w:rPrChange w:id="50" w:author="Mohamed Attia" w:date="2026-06-23T10:54:00Z" w16du:dateUtc="2026-06-23T07:54:00Z">
            <w:rPr>
              <w:b/>
              <w:bCs/>
              <w:color w:val="0F1F3D"/>
            </w:rPr>
          </w:rPrChange>
        </w:rPr>
        <w:t>FR-2.33</w:t>
      </w:r>
      <w:r>
        <w:rPr>
          <w:b/>
          <w:bCs/>
          <w:color w:val="0F1F3D"/>
        </w:rPr>
        <w:t xml:space="preserve">: </w:t>
      </w:r>
      <w:r>
        <w:t>Band labels are colour-coded: Unsatisfactory red, Average amber, Satisfactory green.</w:t>
      </w:r>
    </w:p>
    <w:p w14:paraId="3CE3A344" w14:textId="77777777" w:rsidR="00132DBB" w:rsidRDefault="00036BF4">
      <w:pPr>
        <w:pStyle w:val="ListParagraph"/>
        <w:numPr>
          <w:ilvl w:val="0"/>
          <w:numId w:val="2"/>
        </w:numPr>
        <w:spacing w:before="40" w:after="40"/>
      </w:pPr>
      <w:r w:rsidRPr="007D7BBB">
        <w:rPr>
          <w:b/>
          <w:bCs/>
          <w:color w:val="0F1F3D"/>
          <w:highlight w:val="green"/>
          <w:rPrChange w:id="51" w:author="Mohamed Attia" w:date="2026-06-23T10:54:00Z" w16du:dateUtc="2026-06-23T07:54:00Z">
            <w:rPr>
              <w:b/>
              <w:bCs/>
              <w:color w:val="0F1F3D"/>
            </w:rPr>
          </w:rPrChange>
        </w:rPr>
        <w:t>FR-2.34</w:t>
      </w:r>
      <w:r>
        <w:rPr>
          <w:b/>
          <w:bCs/>
          <w:color w:val="0F1F3D"/>
        </w:rPr>
        <w:t xml:space="preserve">: </w:t>
      </w:r>
      <w:r>
        <w:t>Editing x or y repositions the gauge colour-band boundaries in real time.</w:t>
      </w:r>
    </w:p>
    <w:p w14:paraId="03FB29DE" w14:textId="77777777" w:rsidR="00132DBB" w:rsidRDefault="00036BF4">
      <w:pPr>
        <w:spacing w:before="60" w:after="80"/>
      </w:pPr>
      <w:r>
        <w:rPr>
          <w:b/>
          <w:bCs/>
        </w:rPr>
        <w:t>Field 8 — Target</w:t>
      </w:r>
    </w:p>
    <w:p w14:paraId="5581EC09" w14:textId="77777777" w:rsidR="00132DBB" w:rsidRDefault="00036BF4">
      <w:pPr>
        <w:pStyle w:val="ListParagraph"/>
        <w:numPr>
          <w:ilvl w:val="0"/>
          <w:numId w:val="2"/>
        </w:numPr>
        <w:spacing w:before="40" w:after="40"/>
      </w:pPr>
      <w:r w:rsidRPr="007D7BBB">
        <w:rPr>
          <w:b/>
          <w:bCs/>
          <w:color w:val="0F1F3D"/>
          <w:highlight w:val="green"/>
          <w:rPrChange w:id="52" w:author="Mohamed Attia" w:date="2026-06-23T10:54:00Z" w16du:dateUtc="2026-06-23T07:54:00Z">
            <w:rPr>
              <w:b/>
              <w:bCs/>
              <w:color w:val="0F1F3D"/>
            </w:rPr>
          </w:rPrChange>
        </w:rPr>
        <w:t>FR-2.35</w:t>
      </w:r>
      <w:r>
        <w:rPr>
          <w:b/>
          <w:bCs/>
          <w:color w:val="0F1F3D"/>
        </w:rPr>
        <w:t xml:space="preserve">: </w:t>
      </w:r>
      <w:r>
        <w:t>Integer input. Required for active KPIs.</w:t>
      </w:r>
    </w:p>
    <w:p w14:paraId="7448EC8F" w14:textId="77777777" w:rsidR="00132DBB" w:rsidRDefault="00036BF4">
      <w:pPr>
        <w:pStyle w:val="ListParagraph"/>
        <w:numPr>
          <w:ilvl w:val="0"/>
          <w:numId w:val="2"/>
        </w:numPr>
        <w:spacing w:before="40" w:after="40"/>
      </w:pPr>
      <w:r w:rsidRPr="00A038F3">
        <w:rPr>
          <w:b/>
          <w:bCs/>
          <w:color w:val="0F1F3D"/>
          <w:highlight w:val="green"/>
          <w:rPrChange w:id="53" w:author="Mohamed Attia" w:date="2026-06-23T11:14:00Z" w16du:dateUtc="2026-06-23T08:14:00Z">
            <w:rPr>
              <w:b/>
              <w:bCs/>
              <w:color w:val="0F1F3D"/>
            </w:rPr>
          </w:rPrChange>
        </w:rPr>
        <w:t>FR-2.36</w:t>
      </w:r>
      <w:r>
        <w:rPr>
          <w:b/>
          <w:bCs/>
          <w:color w:val="0F1F3D"/>
        </w:rPr>
        <w:t xml:space="preserve">: </w:t>
      </w:r>
      <w:r>
        <w:t>Range 0–100 for all KPIs except NPS; range −100 to +100 for NPS. Out-of-range is a blocking inline error: "Target must be between [min] and [max]."</w:t>
      </w:r>
    </w:p>
    <w:p w14:paraId="2CA81B3E" w14:textId="77777777" w:rsidR="00132DBB" w:rsidRDefault="00036BF4">
      <w:pPr>
        <w:pStyle w:val="ListParagraph"/>
        <w:numPr>
          <w:ilvl w:val="0"/>
          <w:numId w:val="2"/>
        </w:numPr>
        <w:spacing w:before="40" w:after="40"/>
      </w:pPr>
      <w:r w:rsidRPr="00A038F3">
        <w:rPr>
          <w:b/>
          <w:bCs/>
          <w:color w:val="0F1F3D"/>
          <w:highlight w:val="green"/>
          <w:rPrChange w:id="54" w:author="Mohamed Attia" w:date="2026-06-23T11:14:00Z" w16du:dateUtc="2026-06-23T08:14:00Z">
            <w:rPr>
              <w:b/>
              <w:bCs/>
              <w:color w:val="0F1F3D"/>
            </w:rPr>
          </w:rPrChange>
        </w:rPr>
        <w:t>FR-2.37</w:t>
      </w:r>
      <w:r>
        <w:rPr>
          <w:b/>
          <w:bCs/>
          <w:color w:val="0F1F3D"/>
        </w:rPr>
        <w:t xml:space="preserve">: </w:t>
      </w:r>
      <w:r>
        <w:t>Non-blocking warning if the target is below the Satisfactory band (&lt; y): "This target is not within the Satisfactory range."</w:t>
      </w:r>
    </w:p>
    <w:p w14:paraId="4829E593" w14:textId="77777777" w:rsidR="00132DBB" w:rsidRDefault="00036BF4">
      <w:pPr>
        <w:pStyle w:val="ListParagraph"/>
        <w:numPr>
          <w:ilvl w:val="0"/>
          <w:numId w:val="2"/>
        </w:numPr>
        <w:spacing w:before="40" w:after="40"/>
      </w:pPr>
      <w:r w:rsidRPr="00ED3AA6">
        <w:rPr>
          <w:b/>
          <w:bCs/>
          <w:color w:val="0F1F3D"/>
          <w:highlight w:val="green"/>
          <w:rPrChange w:id="55" w:author="Mohamed Attia" w:date="2026-06-23T11:23:00Z" w16du:dateUtc="2026-06-23T08:23:00Z">
            <w:rPr>
              <w:b/>
              <w:bCs/>
              <w:color w:val="0F1F3D"/>
            </w:rPr>
          </w:rPrChange>
        </w:rPr>
        <w:t>FR-2.38</w:t>
      </w:r>
      <w:r>
        <w:rPr>
          <w:b/>
          <w:bCs/>
          <w:color w:val="0F1F3D"/>
        </w:rPr>
        <w:t xml:space="preserve">: </w:t>
      </w:r>
      <w:r>
        <w:t>The target renders as a coloured marker (▼) on the gauge in real time.</w:t>
      </w:r>
    </w:p>
    <w:p w14:paraId="0A592042" w14:textId="77777777" w:rsidR="00132DBB" w:rsidRDefault="00036BF4">
      <w:pPr>
        <w:spacing w:before="60" w:after="80"/>
      </w:pPr>
      <w:r>
        <w:rPr>
          <w:b/>
          <w:bCs/>
        </w:rPr>
        <w:t>Field 9 — Active</w:t>
      </w:r>
    </w:p>
    <w:p w14:paraId="18372E04" w14:textId="77777777" w:rsidR="00132DBB" w:rsidRDefault="00036BF4">
      <w:pPr>
        <w:pStyle w:val="ListParagraph"/>
        <w:numPr>
          <w:ilvl w:val="0"/>
          <w:numId w:val="2"/>
        </w:numPr>
        <w:spacing w:before="40" w:after="40"/>
      </w:pPr>
      <w:r>
        <w:rPr>
          <w:b/>
          <w:bCs/>
          <w:color w:val="0F1F3D"/>
        </w:rPr>
        <w:t xml:space="preserve">FR-2.39: </w:t>
      </w:r>
      <w:r w:rsidRPr="007D7BBB">
        <w:rPr>
          <w:highlight w:val="green"/>
          <w:rPrChange w:id="56" w:author="Mohamed Attia" w:date="2026-06-23T10:59:00Z" w16du:dateUtc="2026-06-23T07:59:00Z">
            <w:rPr/>
          </w:rPrChange>
        </w:rPr>
        <w:t>Checkbox, default checked on create</w:t>
      </w:r>
      <w:r>
        <w:t xml:space="preserve">. </w:t>
      </w:r>
      <w:r w:rsidRPr="007D7BBB">
        <w:rPr>
          <w:highlight w:val="yellow"/>
          <w:rPrChange w:id="57" w:author="Mohamed Attia" w:date="2026-06-23T10:59:00Z" w16du:dateUtc="2026-06-23T07:59:00Z">
            <w:rPr/>
          </w:rPrChange>
        </w:rPr>
        <w:t>Unchecking excludes the KPI from future scoring, M-16 bindings, survey distributions, and M-07 reporting; historical data is preserved</w:t>
      </w:r>
      <w:r>
        <w:t>.</w:t>
      </w:r>
    </w:p>
    <w:p w14:paraId="17ECFF1C" w14:textId="77777777" w:rsidR="00132DBB" w:rsidRDefault="00036BF4">
      <w:pPr>
        <w:pStyle w:val="ListParagraph"/>
        <w:numPr>
          <w:ilvl w:val="0"/>
          <w:numId w:val="2"/>
        </w:numPr>
        <w:spacing w:before="40" w:after="40"/>
      </w:pPr>
      <w:r w:rsidRPr="00CF2107">
        <w:rPr>
          <w:b/>
          <w:bCs/>
          <w:color w:val="0F1F3D"/>
          <w:highlight w:val="green"/>
          <w:rPrChange w:id="58" w:author="Mohamed Attia" w:date="2026-06-25T09:40:00Z" w16du:dateUtc="2026-06-25T06:40:00Z">
            <w:rPr>
              <w:b/>
              <w:bCs/>
              <w:color w:val="0F1F3D"/>
            </w:rPr>
          </w:rPrChange>
        </w:rPr>
        <w:t>FR-2.40:</w:t>
      </w:r>
      <w:r>
        <w:rPr>
          <w:b/>
          <w:bCs/>
          <w:color w:val="0F1F3D"/>
        </w:rPr>
        <w:t xml:space="preserve"> </w:t>
      </w:r>
      <w:r>
        <w:t xml:space="preserve">If the KPI is bound to active touchpoints, unchecking triggers a blocking confirmation: "This KPI is bound to [N] active touchpoints across [M] journeys. </w:t>
      </w:r>
      <w:r w:rsidRPr="00CF2107">
        <w:rPr>
          <w:highlight w:val="yellow"/>
          <w:rPrChange w:id="59" w:author="Mohamed Attia" w:date="2026-06-25T09:40:00Z" w16du:dateUtc="2026-06-25T06:40:00Z">
            <w:rPr/>
          </w:rPrChange>
        </w:rPr>
        <w:t>Deactivating excludes it from future scoring. Existing data is preserved. Continue</w:t>
      </w:r>
      <w:r>
        <w:t>?"</w:t>
      </w:r>
    </w:p>
    <w:p w14:paraId="7A039CBA" w14:textId="77777777" w:rsidR="00132DBB" w:rsidRDefault="00036BF4">
      <w:pPr>
        <w:pStyle w:val="ListParagraph"/>
        <w:numPr>
          <w:ilvl w:val="0"/>
          <w:numId w:val="2"/>
        </w:numPr>
        <w:spacing w:before="40" w:after="40"/>
      </w:pPr>
      <w:r w:rsidRPr="004E0931">
        <w:rPr>
          <w:b/>
          <w:bCs/>
          <w:color w:val="0F1F3D"/>
          <w:highlight w:val="green"/>
          <w:rPrChange w:id="60" w:author="Mohamed Attia" w:date="2026-06-23T11:00:00Z" w16du:dateUtc="2026-06-23T08:00:00Z">
            <w:rPr>
              <w:b/>
              <w:bCs/>
              <w:color w:val="0F1F3D"/>
            </w:rPr>
          </w:rPrChange>
        </w:rPr>
        <w:t>FR-2.41</w:t>
      </w:r>
      <w:r>
        <w:rPr>
          <w:b/>
          <w:bCs/>
          <w:color w:val="0F1F3D"/>
        </w:rPr>
        <w:t xml:space="preserve">: </w:t>
      </w:r>
      <w:r>
        <w:t>Deactivating auto-unchecks and disables Show-on-Main-Dashboard, and removes the KPI from any CXI weight table (recomputing CXI proportions).</w:t>
      </w:r>
    </w:p>
    <w:p w14:paraId="77A07750" w14:textId="77777777" w:rsidR="00132DBB" w:rsidRDefault="00036BF4">
      <w:pPr>
        <w:spacing w:before="60" w:after="80"/>
      </w:pPr>
      <w:r>
        <w:rPr>
          <w:b/>
          <w:bCs/>
        </w:rPr>
        <w:t>Field 10 — Show on Main Dashboard</w:t>
      </w:r>
    </w:p>
    <w:p w14:paraId="620E400E" w14:textId="77777777" w:rsidR="00132DBB" w:rsidRDefault="00036BF4">
      <w:pPr>
        <w:pStyle w:val="ListParagraph"/>
        <w:numPr>
          <w:ilvl w:val="0"/>
          <w:numId w:val="2"/>
        </w:numPr>
        <w:spacing w:before="40" w:after="40"/>
      </w:pPr>
      <w:r w:rsidRPr="004E0931">
        <w:rPr>
          <w:b/>
          <w:bCs/>
          <w:color w:val="0F1F3D"/>
          <w:highlight w:val="green"/>
          <w:rPrChange w:id="61" w:author="Mohamed Attia" w:date="2026-06-23T11:00:00Z" w16du:dateUtc="2026-06-23T08:00:00Z">
            <w:rPr>
              <w:b/>
              <w:bCs/>
              <w:color w:val="0F1F3D"/>
            </w:rPr>
          </w:rPrChange>
        </w:rPr>
        <w:t>FR-2.42</w:t>
      </w:r>
      <w:r>
        <w:rPr>
          <w:b/>
          <w:bCs/>
          <w:color w:val="0F1F3D"/>
        </w:rPr>
        <w:t xml:space="preserve">: </w:t>
      </w:r>
      <w:r>
        <w:t>Checkbox, default unchecked. Enabled only when Active is checked.</w:t>
      </w:r>
    </w:p>
    <w:p w14:paraId="57BC4D00" w14:textId="77777777" w:rsidR="00132DBB" w:rsidRDefault="00036BF4">
      <w:pPr>
        <w:pStyle w:val="ListParagraph"/>
        <w:numPr>
          <w:ilvl w:val="0"/>
          <w:numId w:val="2"/>
        </w:numPr>
        <w:spacing w:before="40" w:after="40"/>
      </w:pPr>
      <w:r w:rsidRPr="004E0931">
        <w:rPr>
          <w:b/>
          <w:bCs/>
          <w:color w:val="0F1F3D"/>
          <w:highlight w:val="yellow"/>
          <w:rPrChange w:id="62" w:author="Mohamed Attia" w:date="2026-06-23T11:00:00Z" w16du:dateUtc="2026-06-23T08:00:00Z">
            <w:rPr>
              <w:b/>
              <w:bCs/>
              <w:color w:val="0F1F3D"/>
            </w:rPr>
          </w:rPrChange>
        </w:rPr>
        <w:t>FR-2.43</w:t>
      </w:r>
      <w:r>
        <w:rPr>
          <w:b/>
          <w:bCs/>
          <w:color w:val="0F1F3D"/>
        </w:rPr>
        <w:t xml:space="preserve">: </w:t>
      </w:r>
      <w:r>
        <w:t>When checked, the KPI appears as a summary card on the M-07 main dashboard. When unchecked, it remains available in M-07 drill-downs but not as a summary card.</w:t>
      </w:r>
    </w:p>
    <w:p w14:paraId="6DE2D2C3" w14:textId="77777777" w:rsidR="00132DBB" w:rsidRDefault="00036BF4">
      <w:pPr>
        <w:pStyle w:val="Heading3"/>
      </w:pPr>
      <w:r>
        <w:t>3.2.4 Functional Requirements — Form Actions</w:t>
      </w:r>
    </w:p>
    <w:p w14:paraId="31BC73E8" w14:textId="77777777" w:rsidR="00132DBB" w:rsidRDefault="00036BF4">
      <w:pPr>
        <w:pStyle w:val="ListParagraph"/>
        <w:numPr>
          <w:ilvl w:val="0"/>
          <w:numId w:val="2"/>
        </w:numPr>
        <w:spacing w:before="40" w:after="40"/>
      </w:pPr>
      <w:r w:rsidRPr="004E0931">
        <w:rPr>
          <w:b/>
          <w:bCs/>
          <w:color w:val="0F1F3D"/>
          <w:highlight w:val="green"/>
          <w:rPrChange w:id="63" w:author="Mohamed Attia" w:date="2026-06-23T11:01:00Z" w16du:dateUtc="2026-06-23T08:01:00Z">
            <w:rPr>
              <w:b/>
              <w:bCs/>
              <w:color w:val="0F1F3D"/>
            </w:rPr>
          </w:rPrChange>
        </w:rPr>
        <w:t>FR-2.44</w:t>
      </w:r>
      <w:r>
        <w:rPr>
          <w:b/>
          <w:bCs/>
          <w:color w:val="0F1F3D"/>
        </w:rPr>
        <w:t xml:space="preserve">: </w:t>
      </w:r>
      <w:r>
        <w:t>Save validates all fields; on success, persists and returns to the KPI Management list; on failure, shows inline errors without navigating.</w:t>
      </w:r>
    </w:p>
    <w:p w14:paraId="25B768DE" w14:textId="77777777" w:rsidR="00132DBB" w:rsidRDefault="00036BF4">
      <w:pPr>
        <w:pStyle w:val="ListParagraph"/>
        <w:numPr>
          <w:ilvl w:val="0"/>
          <w:numId w:val="2"/>
        </w:numPr>
        <w:spacing w:before="40" w:after="40"/>
      </w:pPr>
      <w:r w:rsidRPr="004E0931">
        <w:rPr>
          <w:b/>
          <w:bCs/>
          <w:color w:val="0F1F3D"/>
          <w:highlight w:val="green"/>
          <w:rPrChange w:id="64" w:author="Mohamed Attia" w:date="2026-06-23T11:01:00Z" w16du:dateUtc="2026-06-23T08:01:00Z">
            <w:rPr>
              <w:b/>
              <w:bCs/>
              <w:color w:val="0F1F3D"/>
            </w:rPr>
          </w:rPrChange>
        </w:rPr>
        <w:t>FR-2.45</w:t>
      </w:r>
      <w:r>
        <w:rPr>
          <w:b/>
          <w:bCs/>
          <w:color w:val="0F1F3D"/>
        </w:rPr>
        <w:t xml:space="preserve">: </w:t>
      </w:r>
      <w:r>
        <w:t>Save is disabled until all required fields are valid: Short Name, Full Name, Calculation Method, Scale, Threshold x, Threshold y (Target required additionally when Active). The disabled state is visually distinct.</w:t>
      </w:r>
    </w:p>
    <w:p w14:paraId="083EE179" w14:textId="77777777" w:rsidR="00132DBB" w:rsidRDefault="00036BF4">
      <w:pPr>
        <w:pStyle w:val="ListParagraph"/>
        <w:numPr>
          <w:ilvl w:val="0"/>
          <w:numId w:val="2"/>
        </w:numPr>
        <w:spacing w:before="40" w:after="40"/>
      </w:pPr>
      <w:r w:rsidRPr="00ED3AA6">
        <w:rPr>
          <w:b/>
          <w:bCs/>
          <w:color w:val="0F1F3D"/>
          <w:highlight w:val="green"/>
          <w:rPrChange w:id="65" w:author="Mohamed Attia" w:date="2026-06-23T11:22:00Z" w16du:dateUtc="2026-06-23T08:22:00Z">
            <w:rPr>
              <w:b/>
              <w:bCs/>
              <w:color w:val="0F1F3D"/>
            </w:rPr>
          </w:rPrChange>
        </w:rPr>
        <w:t>FR-2.46</w:t>
      </w:r>
      <w:r>
        <w:rPr>
          <w:b/>
          <w:bCs/>
          <w:color w:val="0F1F3D"/>
        </w:rPr>
        <w:t xml:space="preserve">: </w:t>
      </w:r>
      <w:r>
        <w:t>Cancel discards changes and returns to the list, guarded by an unsaved-changes confirmation when changes exist: "You have unsaved changes. Are you sure you want to leave?"</w:t>
      </w:r>
    </w:p>
    <w:p w14:paraId="6F5C83BF" w14:textId="77777777" w:rsidR="00132DBB" w:rsidRDefault="00036BF4">
      <w:pPr>
        <w:pStyle w:val="ListParagraph"/>
        <w:numPr>
          <w:ilvl w:val="0"/>
          <w:numId w:val="2"/>
        </w:numPr>
        <w:spacing w:before="40" w:after="40"/>
      </w:pPr>
      <w:r w:rsidRPr="00CF2107">
        <w:rPr>
          <w:b/>
          <w:bCs/>
          <w:color w:val="0F1F3D"/>
          <w:highlight w:val="green"/>
          <w:rPrChange w:id="66" w:author="Mohamed Attia" w:date="2026-06-25T09:41:00Z" w16du:dateUtc="2026-06-25T06:41:00Z">
            <w:rPr>
              <w:b/>
              <w:bCs/>
              <w:color w:val="0F1F3D"/>
            </w:rPr>
          </w:rPrChange>
        </w:rPr>
        <w:lastRenderedPageBreak/>
        <w:t>FR-2.47</w:t>
      </w:r>
      <w:r>
        <w:rPr>
          <w:b/>
          <w:bCs/>
          <w:color w:val="0F1F3D"/>
        </w:rPr>
        <w:t xml:space="preserve">: </w:t>
      </w:r>
      <w:r>
        <w:t xml:space="preserve">Every create/edit/activate/deactivate is written to the M-11 audit log with actor, timestamp, field, </w:t>
      </w:r>
      <w:r w:rsidRPr="00CF2107">
        <w:rPr>
          <w:highlight w:val="yellow"/>
          <w:rPrChange w:id="67" w:author="Mohamed Attia" w:date="2026-06-25T09:41:00Z" w16du:dateUtc="2026-06-25T06:41:00Z">
            <w:rPr/>
          </w:rPrChange>
        </w:rPr>
        <w:t>previous value, and new value</w:t>
      </w:r>
      <w:r>
        <w:t>.</w:t>
      </w:r>
    </w:p>
    <w:p w14:paraId="4B371758" w14:textId="77777777" w:rsidR="00132DBB" w:rsidRDefault="00036BF4">
      <w:pPr>
        <w:pStyle w:val="Heading3"/>
      </w:pPr>
      <w:r>
        <w:t>3.2.5 Business Rules</w:t>
      </w:r>
    </w:p>
    <w:p w14:paraId="1B87669C" w14:textId="77777777" w:rsidR="00132DBB" w:rsidRDefault="00036BF4">
      <w:pPr>
        <w:pStyle w:val="ListParagraph"/>
        <w:numPr>
          <w:ilvl w:val="0"/>
          <w:numId w:val="2"/>
        </w:numPr>
        <w:spacing w:before="40" w:after="40"/>
      </w:pPr>
      <w:r w:rsidRPr="004E0931">
        <w:rPr>
          <w:b/>
          <w:bCs/>
          <w:color w:val="0F1F3D"/>
          <w:highlight w:val="green"/>
          <w:rPrChange w:id="68" w:author="Mohamed Attia" w:date="2026-06-23T11:02:00Z" w16du:dateUtc="2026-06-23T08:02:00Z">
            <w:rPr>
              <w:b/>
              <w:bCs/>
              <w:color w:val="0F1F3D"/>
            </w:rPr>
          </w:rPrChange>
        </w:rPr>
        <w:t>BR-2.1</w:t>
      </w:r>
      <w:r>
        <w:rPr>
          <w:b/>
          <w:bCs/>
          <w:color w:val="0F1F3D"/>
        </w:rPr>
        <w:t xml:space="preserve">: </w:t>
      </w:r>
      <w:r>
        <w:t>Immutable-after-create fields: Short Name (all KPIs). Immutable-for-standard fields: Scale and Calculation Method for NPS.</w:t>
      </w:r>
    </w:p>
    <w:p w14:paraId="347827C5" w14:textId="77777777" w:rsidR="00132DBB" w:rsidRDefault="00036BF4">
      <w:pPr>
        <w:pStyle w:val="ListParagraph"/>
        <w:numPr>
          <w:ilvl w:val="0"/>
          <w:numId w:val="2"/>
        </w:numPr>
        <w:spacing w:before="40" w:after="40"/>
      </w:pPr>
      <w:r w:rsidRPr="00CF2107">
        <w:rPr>
          <w:b/>
          <w:bCs/>
          <w:color w:val="0F1F3D"/>
          <w:highlight w:val="green"/>
          <w:rPrChange w:id="69" w:author="Mohamed Attia" w:date="2026-06-25T09:41:00Z" w16du:dateUtc="2026-06-25T06:41:00Z">
            <w:rPr>
              <w:b/>
              <w:bCs/>
              <w:color w:val="0F1F3D"/>
            </w:rPr>
          </w:rPrChange>
        </w:rPr>
        <w:t>BR-2.2</w:t>
      </w:r>
      <w:r>
        <w:rPr>
          <w:b/>
          <w:bCs/>
          <w:color w:val="0F1F3D"/>
        </w:rPr>
        <w:t xml:space="preserve">: </w:t>
      </w:r>
      <w:r>
        <w:t>Thresholds and target apply to the normalised 0–100 score for all KPIs except NPS, where they apply to the raw −100 to +100 score.</w:t>
      </w:r>
    </w:p>
    <w:p w14:paraId="009A73C8" w14:textId="77777777" w:rsidR="00132DBB" w:rsidRDefault="00036BF4">
      <w:pPr>
        <w:pStyle w:val="ListParagraph"/>
        <w:numPr>
          <w:ilvl w:val="0"/>
          <w:numId w:val="2"/>
        </w:numPr>
        <w:spacing w:before="40" w:after="40"/>
      </w:pPr>
      <w:r w:rsidRPr="00CF2107">
        <w:rPr>
          <w:b/>
          <w:bCs/>
          <w:color w:val="0F1F3D"/>
          <w:highlight w:val="green"/>
          <w:rPrChange w:id="70" w:author="Mohamed Attia" w:date="2026-06-25T09:42:00Z" w16du:dateUtc="2026-06-25T06:42:00Z">
            <w:rPr>
              <w:b/>
              <w:bCs/>
              <w:color w:val="0F1F3D"/>
            </w:rPr>
          </w:rPrChange>
        </w:rPr>
        <w:t>BR-2.3</w:t>
      </w:r>
      <w:r>
        <w:rPr>
          <w:b/>
          <w:bCs/>
          <w:color w:val="0F1F3D"/>
        </w:rPr>
        <w:t xml:space="preserve">: </w:t>
      </w:r>
      <w:r>
        <w:t>A weight of 0 (in TOP n Box n, or CXI weights) is treated as not configured.</w:t>
      </w:r>
    </w:p>
    <w:p w14:paraId="40587083" w14:textId="77777777" w:rsidR="00132DBB" w:rsidRDefault="00036BF4">
      <w:r>
        <w:br w:type="page"/>
      </w:r>
    </w:p>
    <w:p w14:paraId="1BE1158E" w14:textId="77777777" w:rsidR="00132DBB" w:rsidRDefault="00036BF4">
      <w:pPr>
        <w:pStyle w:val="Heading2"/>
      </w:pPr>
      <w:r>
        <w:lastRenderedPageBreak/>
        <w:t>3.3 F3 — Live Preview</w:t>
      </w:r>
    </w:p>
    <w:p w14:paraId="25049DDD" w14:textId="77777777" w:rsidR="00132DBB" w:rsidRDefault="00036BF4">
      <w:pPr>
        <w:pStyle w:val="Heading3"/>
      </w:pPr>
      <w:r>
        <w:t>3.3.1 Description &amp; Priority</w:t>
      </w:r>
    </w:p>
    <w:p w14:paraId="3D28E062" w14:textId="77777777" w:rsidR="00132DBB" w:rsidRDefault="00036BF4">
      <w:pPr>
        <w:spacing w:before="60" w:after="80"/>
      </w:pPr>
      <w:r>
        <w:t>Two live preview cards on the right panel give the user immediate feedback on how the KPI will appear to respondents and on dashboards. Priority: Must-have.</w:t>
      </w:r>
    </w:p>
    <w:p w14:paraId="6434D2CF" w14:textId="77777777" w:rsidR="00132DBB" w:rsidRDefault="00036BF4">
      <w:pPr>
        <w:pStyle w:val="Heading3"/>
      </w:pPr>
      <w:r>
        <w:t>3.3.2 Functional Requirements — Question Preview</w:t>
      </w:r>
    </w:p>
    <w:p w14:paraId="59884CC7" w14:textId="77777777" w:rsidR="00132DBB" w:rsidRDefault="00036BF4">
      <w:pPr>
        <w:pStyle w:val="ListParagraph"/>
        <w:numPr>
          <w:ilvl w:val="0"/>
          <w:numId w:val="2"/>
        </w:numPr>
        <w:spacing w:before="40" w:after="40"/>
      </w:pPr>
      <w:r>
        <w:rPr>
          <w:b/>
          <w:bCs/>
          <w:color w:val="0F1F3D"/>
        </w:rPr>
        <w:t xml:space="preserve">FR-3.1: </w:t>
      </w:r>
      <w:r w:rsidRPr="000A1F3C">
        <w:rPr>
          <w:highlight w:val="green"/>
          <w:rPrChange w:id="71" w:author="Mohamed Attia" w:date="2026-06-23T12:55:00Z" w16du:dateUtc="2026-06-23T09:55:00Z">
            <w:rPr/>
          </w:rPrChange>
        </w:rPr>
        <w:t>Displays a placeholder question label appropriate to the KPI; defaults to "Rate your experience with …."</w:t>
      </w:r>
      <w:r>
        <w:t xml:space="preserve"> </w:t>
      </w:r>
      <w:r w:rsidRPr="000A1F3C">
        <w:rPr>
          <w:highlight w:val="yellow"/>
          <w:rPrChange w:id="72" w:author="Mohamed Attia" w:date="2026-06-23T12:55:00Z" w16du:dateUtc="2026-06-23T09:55:00Z">
            <w:rPr/>
          </w:rPrChange>
        </w:rPr>
        <w:t>and updates to a KPI-specific prompt where known</w:t>
      </w:r>
      <w:r>
        <w:t xml:space="preserve"> (e.g., NPS: "How likely are you to recommend us to a friend or colleague?").</w:t>
      </w:r>
    </w:p>
    <w:p w14:paraId="5CF6589D" w14:textId="77777777" w:rsidR="00132DBB" w:rsidRDefault="00036BF4">
      <w:pPr>
        <w:pStyle w:val="ListParagraph"/>
        <w:numPr>
          <w:ilvl w:val="0"/>
          <w:numId w:val="2"/>
        </w:numPr>
        <w:spacing w:before="40" w:after="40"/>
      </w:pPr>
      <w:r w:rsidRPr="00E8327B">
        <w:rPr>
          <w:b/>
          <w:bCs/>
          <w:color w:val="0F1F3D"/>
          <w:highlight w:val="green"/>
          <w:rPrChange w:id="73" w:author="Mohamed Attia" w:date="2026-06-23T12:55:00Z" w16du:dateUtc="2026-06-23T09:55:00Z">
            <w:rPr>
              <w:b/>
              <w:bCs/>
              <w:color w:val="0F1F3D"/>
            </w:rPr>
          </w:rPrChange>
        </w:rPr>
        <w:t>FR-3.2</w:t>
      </w:r>
      <w:r>
        <w:rPr>
          <w:b/>
          <w:bCs/>
          <w:color w:val="0F1F3D"/>
        </w:rPr>
        <w:t xml:space="preserve">: </w:t>
      </w:r>
      <w:r>
        <w:t>Renders the scale in the selected representation style: Number (numbered chips), Stars, Emoji (one emoji per scale value from the selected set), or Slider (1–3 only).</w:t>
      </w:r>
    </w:p>
    <w:p w14:paraId="71B27592" w14:textId="77777777" w:rsidR="00132DBB" w:rsidRDefault="00036BF4">
      <w:pPr>
        <w:pStyle w:val="ListParagraph"/>
        <w:numPr>
          <w:ilvl w:val="0"/>
          <w:numId w:val="2"/>
        </w:numPr>
        <w:spacing w:before="40" w:after="40"/>
      </w:pPr>
      <w:r w:rsidRPr="00E8327B">
        <w:rPr>
          <w:b/>
          <w:bCs/>
          <w:color w:val="0F1F3D"/>
          <w:highlight w:val="green"/>
          <w:rPrChange w:id="74" w:author="Mohamed Attia" w:date="2026-06-23T12:55:00Z" w16du:dateUtc="2026-06-23T09:55:00Z">
            <w:rPr>
              <w:b/>
              <w:bCs/>
              <w:color w:val="0F1F3D"/>
            </w:rPr>
          </w:rPrChange>
        </w:rPr>
        <w:t>FR-3.3</w:t>
      </w:r>
      <w:r>
        <w:rPr>
          <w:b/>
          <w:bCs/>
          <w:color w:val="0F1F3D"/>
        </w:rPr>
        <w:t xml:space="preserve">: </w:t>
      </w:r>
      <w:r>
        <w:t>Re-renders immediately on any change to Full Name, Scale, Representation Style, or Emoji Set.</w:t>
      </w:r>
    </w:p>
    <w:p w14:paraId="66554983" w14:textId="77777777" w:rsidR="00132DBB" w:rsidRDefault="00036BF4">
      <w:pPr>
        <w:pStyle w:val="Heading3"/>
      </w:pPr>
      <w:r>
        <w:t>3.3.3 Functional Requirements — Dashboard Preview</w:t>
      </w:r>
    </w:p>
    <w:p w14:paraId="70F220F2" w14:textId="77777777" w:rsidR="00132DBB" w:rsidRDefault="00036BF4">
      <w:pPr>
        <w:pStyle w:val="ListParagraph"/>
        <w:numPr>
          <w:ilvl w:val="0"/>
          <w:numId w:val="2"/>
        </w:numPr>
        <w:spacing w:before="40" w:after="40"/>
      </w:pPr>
      <w:r w:rsidRPr="00E8327B">
        <w:rPr>
          <w:b/>
          <w:bCs/>
          <w:color w:val="0F1F3D"/>
          <w:highlight w:val="green"/>
          <w:rPrChange w:id="75" w:author="Mohamed Attia" w:date="2026-06-23T12:56:00Z" w16du:dateUtc="2026-06-23T09:56:00Z">
            <w:rPr>
              <w:b/>
              <w:bCs/>
              <w:color w:val="0F1F3D"/>
            </w:rPr>
          </w:rPrChange>
        </w:rPr>
        <w:t>FR-3.4</w:t>
      </w:r>
      <w:r>
        <w:rPr>
          <w:b/>
          <w:bCs/>
          <w:color w:val="0F1F3D"/>
        </w:rPr>
        <w:t xml:space="preserve">: </w:t>
      </w:r>
      <w:r>
        <w:t>A universal semicircular arc gauge (horseshoe), used for every KPI type — not NPS-specific.</w:t>
      </w:r>
    </w:p>
    <w:p w14:paraId="13E6D582" w14:textId="77777777" w:rsidR="00132DBB" w:rsidRDefault="00036BF4">
      <w:pPr>
        <w:pStyle w:val="ListParagraph"/>
        <w:numPr>
          <w:ilvl w:val="0"/>
          <w:numId w:val="2"/>
        </w:numPr>
        <w:spacing w:before="40" w:after="40"/>
      </w:pPr>
      <w:r w:rsidRPr="00E8327B">
        <w:rPr>
          <w:b/>
          <w:bCs/>
          <w:color w:val="0F1F3D"/>
          <w:highlight w:val="green"/>
          <w:rPrChange w:id="76" w:author="Mohamed Attia" w:date="2026-06-23T12:56:00Z" w16du:dateUtc="2026-06-23T09:56:00Z">
            <w:rPr>
              <w:b/>
              <w:bCs/>
              <w:color w:val="0F1F3D"/>
            </w:rPr>
          </w:rPrChange>
        </w:rPr>
        <w:t>FR-3.5</w:t>
      </w:r>
      <w:r>
        <w:rPr>
          <w:b/>
          <w:bCs/>
          <w:color w:val="0F1F3D"/>
        </w:rPr>
        <w:t xml:space="preserve">: </w:t>
      </w:r>
      <w:r>
        <w:t>Continuous red → amber → green gradient across the arc; band boundaries are driven by threshold x and y and shift live.</w:t>
      </w:r>
    </w:p>
    <w:p w14:paraId="19999DCB" w14:textId="77777777" w:rsidR="00132DBB" w:rsidRDefault="00036BF4">
      <w:pPr>
        <w:pStyle w:val="ListParagraph"/>
        <w:numPr>
          <w:ilvl w:val="0"/>
          <w:numId w:val="2"/>
        </w:numPr>
        <w:spacing w:before="40" w:after="40"/>
      </w:pPr>
      <w:r w:rsidRPr="00CF2107">
        <w:rPr>
          <w:b/>
          <w:bCs/>
          <w:color w:val="0F1F3D"/>
          <w:highlight w:val="green"/>
          <w:rPrChange w:id="77" w:author="Mohamed Attia" w:date="2026-06-25T09:44:00Z" w16du:dateUtc="2026-06-25T06:44:00Z">
            <w:rPr>
              <w:b/>
              <w:bCs/>
              <w:color w:val="0F1F3D"/>
            </w:rPr>
          </w:rPrChange>
        </w:rPr>
        <w:t>FR-3.6</w:t>
      </w:r>
      <w:r>
        <w:rPr>
          <w:b/>
          <w:bCs/>
          <w:color w:val="0F1F3D"/>
        </w:rPr>
        <w:t xml:space="preserve">: </w:t>
      </w:r>
      <w:r>
        <w:t>A large central numeral shows the preview score (the Target value; defaults to the arc midpoint — 50 — when empty).</w:t>
      </w:r>
    </w:p>
    <w:p w14:paraId="354725C0" w14:textId="77777777" w:rsidR="00132DBB" w:rsidRDefault="00036BF4">
      <w:pPr>
        <w:pStyle w:val="ListParagraph"/>
        <w:numPr>
          <w:ilvl w:val="0"/>
          <w:numId w:val="2"/>
        </w:numPr>
        <w:spacing w:before="40" w:after="40"/>
      </w:pPr>
      <w:r w:rsidRPr="00E8327B">
        <w:rPr>
          <w:b/>
          <w:bCs/>
          <w:color w:val="0F1F3D"/>
          <w:highlight w:val="green"/>
          <w:rPrChange w:id="78" w:author="Mohamed Attia" w:date="2026-06-23T12:57:00Z" w16du:dateUtc="2026-06-23T09:57:00Z">
            <w:rPr>
              <w:b/>
              <w:bCs/>
              <w:color w:val="0F1F3D"/>
            </w:rPr>
          </w:rPrChange>
        </w:rPr>
        <w:t>FR-3.7</w:t>
      </w:r>
      <w:r>
        <w:rPr>
          <w:b/>
          <w:bCs/>
          <w:color w:val="0F1F3D"/>
        </w:rPr>
        <w:t xml:space="preserve">: </w:t>
      </w:r>
      <w:r>
        <w:t>The KPI Short Name renders beneath the numeral inside the arc (generic "KPI" in create mode before a short name is entered; "NPS" in edit mode).</w:t>
      </w:r>
    </w:p>
    <w:p w14:paraId="058008A7" w14:textId="77777777" w:rsidR="00132DBB" w:rsidRDefault="00036BF4">
      <w:pPr>
        <w:pStyle w:val="ListParagraph"/>
        <w:numPr>
          <w:ilvl w:val="0"/>
          <w:numId w:val="2"/>
        </w:numPr>
        <w:spacing w:before="40" w:after="40"/>
      </w:pPr>
      <w:r w:rsidRPr="00E8327B">
        <w:rPr>
          <w:b/>
          <w:bCs/>
          <w:color w:val="0F1F3D"/>
          <w:highlight w:val="green"/>
          <w:rPrChange w:id="79" w:author="Mohamed Attia" w:date="2026-06-23T12:57:00Z" w16du:dateUtc="2026-06-23T09:57:00Z">
            <w:rPr>
              <w:b/>
              <w:bCs/>
              <w:color w:val="0F1F3D"/>
            </w:rPr>
          </w:rPrChange>
        </w:rPr>
        <w:t>FR-3.</w:t>
      </w:r>
      <w:r>
        <w:rPr>
          <w:b/>
          <w:bCs/>
          <w:color w:val="0F1F3D"/>
        </w:rPr>
        <w:t xml:space="preserve">8: </w:t>
      </w:r>
      <w:r>
        <w:t>A directional marker (▼) sits on the arc at the target position, coloured by its band.</w:t>
      </w:r>
    </w:p>
    <w:p w14:paraId="1BD8903D" w14:textId="77777777" w:rsidR="00132DBB" w:rsidRDefault="00036BF4">
      <w:pPr>
        <w:pStyle w:val="ListParagraph"/>
        <w:numPr>
          <w:ilvl w:val="0"/>
          <w:numId w:val="2"/>
        </w:numPr>
        <w:spacing w:before="40" w:after="40"/>
      </w:pPr>
      <w:r w:rsidRPr="00E8327B">
        <w:rPr>
          <w:b/>
          <w:bCs/>
          <w:color w:val="0F1F3D"/>
          <w:highlight w:val="green"/>
          <w:rPrChange w:id="80" w:author="Mohamed Attia" w:date="2026-06-23T12:57:00Z" w16du:dateUtc="2026-06-23T09:57:00Z">
            <w:rPr>
              <w:b/>
              <w:bCs/>
              <w:color w:val="0F1F3D"/>
            </w:rPr>
          </w:rPrChange>
        </w:rPr>
        <w:t>FR-3.9</w:t>
      </w:r>
      <w:r>
        <w:rPr>
          <w:b/>
          <w:bCs/>
          <w:color w:val="0F1F3D"/>
        </w:rPr>
        <w:t xml:space="preserve">: </w:t>
      </w:r>
      <w:r>
        <w:t>Arc range and labels by type: all KPIs except NPS = 0–100 (labels 0/25/50/75/100); NPS = −100 to +100 (labels −100/−50/0/+50/+100); CXI = 0–100.</w:t>
      </w:r>
    </w:p>
    <w:p w14:paraId="5E223605" w14:textId="77777777" w:rsidR="00132DBB" w:rsidRDefault="00036BF4">
      <w:pPr>
        <w:pStyle w:val="ListParagraph"/>
        <w:numPr>
          <w:ilvl w:val="0"/>
          <w:numId w:val="2"/>
        </w:numPr>
        <w:spacing w:before="40" w:after="40"/>
      </w:pPr>
      <w:r w:rsidRPr="00E8327B">
        <w:rPr>
          <w:b/>
          <w:bCs/>
          <w:color w:val="0F1F3D"/>
          <w:highlight w:val="green"/>
          <w:rPrChange w:id="81" w:author="Mohamed Attia" w:date="2026-06-23T12:59:00Z" w16du:dateUtc="2026-06-23T09:59:00Z">
            <w:rPr>
              <w:b/>
              <w:bCs/>
              <w:color w:val="0F1F3D"/>
            </w:rPr>
          </w:rPrChange>
        </w:rPr>
        <w:t>FR-3.10</w:t>
      </w:r>
      <w:r>
        <w:rPr>
          <w:b/>
          <w:bCs/>
          <w:color w:val="0F1F3D"/>
        </w:rPr>
        <w:t xml:space="preserve">: </w:t>
      </w:r>
      <w:r>
        <w:t>Live update triggers: Short Name (label), threshold x/y (band boundaries), Target (marker + numeral), Scale (range set), Calculation Method (internal label).</w:t>
      </w:r>
    </w:p>
    <w:p w14:paraId="617F510E" w14:textId="77777777" w:rsidR="00132DBB" w:rsidRDefault="00036BF4">
      <w:pPr>
        <w:pStyle w:val="ListParagraph"/>
        <w:numPr>
          <w:ilvl w:val="0"/>
          <w:numId w:val="2"/>
        </w:numPr>
        <w:spacing w:before="40" w:after="40"/>
      </w:pPr>
      <w:r>
        <w:rPr>
          <w:b/>
          <w:bCs/>
          <w:color w:val="0F1F3D"/>
        </w:rPr>
        <w:t xml:space="preserve">FR-3.11: </w:t>
      </w:r>
      <w:r>
        <w:t>When required threshold fields are empty, the gauge renders with defaults (x=20, y=70) and shows: "Using default thresholds — configure fields to update."</w:t>
      </w:r>
    </w:p>
    <w:p w14:paraId="6C556DDC" w14:textId="77777777" w:rsidR="00132DBB" w:rsidRDefault="00036BF4">
      <w:pPr>
        <w:pStyle w:val="ListParagraph"/>
        <w:numPr>
          <w:ilvl w:val="0"/>
          <w:numId w:val="2"/>
        </w:numPr>
        <w:spacing w:before="40" w:after="40"/>
      </w:pPr>
      <w:r w:rsidRPr="00E8327B">
        <w:rPr>
          <w:b/>
          <w:bCs/>
          <w:color w:val="0F1F3D"/>
          <w:highlight w:val="green"/>
          <w:rPrChange w:id="82" w:author="Mohamed Attia" w:date="2026-06-23T13:00:00Z" w16du:dateUtc="2026-06-23T10:00:00Z">
            <w:rPr>
              <w:b/>
              <w:bCs/>
              <w:color w:val="0F1F3D"/>
            </w:rPr>
          </w:rPrChange>
        </w:rPr>
        <w:t>FR-3.12</w:t>
      </w:r>
      <w:r>
        <w:rPr>
          <w:b/>
          <w:bCs/>
          <w:color w:val="0F1F3D"/>
        </w:rPr>
        <w:t xml:space="preserve">: </w:t>
      </w:r>
      <w:r>
        <w:t>The gauge is read-only (preview only) and always visible from page load.</w:t>
      </w:r>
    </w:p>
    <w:p w14:paraId="246480B8" w14:textId="77777777" w:rsidR="00942FAD" w:rsidRDefault="00000000">
      <w:pPr>
        <w:pStyle w:val="ListParagraph"/>
        <w:numPr>
          <w:ilvl w:val="0"/>
          <w:numId w:val="2"/>
        </w:numPr>
        <w:spacing w:before="40" w:after="40"/>
      </w:pPr>
      <w:r w:rsidRPr="00E8327B">
        <w:rPr>
          <w:b/>
          <w:bCs/>
          <w:color w:val="0F1F3D"/>
          <w:highlight w:val="green"/>
          <w:rPrChange w:id="83" w:author="Mohamed Attia" w:date="2026-06-23T13:01:00Z" w16du:dateUtc="2026-06-23T10:01:00Z">
            <w:rPr>
              <w:b/>
              <w:bCs/>
              <w:color w:val="0F1F3D"/>
            </w:rPr>
          </w:rPrChange>
        </w:rPr>
        <w:t>FR-3.13</w:t>
      </w:r>
      <w:r>
        <w:rPr>
          <w:b/>
          <w:bCs/>
          <w:color w:val="0F1F3D"/>
        </w:rPr>
        <w:t xml:space="preserve">: </w:t>
      </w:r>
      <w:r>
        <w:t>The Dashboard Preview reproduces the M-07 score card and includes, in addition to the gauge: the KPI short name and full name above the gauge; the gauge score with its Target marker and a "Target: [value]" caption; a period-over-period delta with direction (e.g., "vs Last Quarter +4 points"); and a total response count (e.g., "responses 3,420"). These use illustrative sample values in the preview.</w:t>
      </w:r>
    </w:p>
    <w:p w14:paraId="3EAAC69F" w14:textId="77777777" w:rsidR="00942FAD" w:rsidRDefault="00000000">
      <w:pPr>
        <w:pStyle w:val="ListParagraph"/>
        <w:numPr>
          <w:ilvl w:val="0"/>
          <w:numId w:val="2"/>
        </w:numPr>
        <w:spacing w:before="40" w:after="40"/>
      </w:pPr>
      <w:r w:rsidRPr="00E8327B">
        <w:rPr>
          <w:b/>
          <w:bCs/>
          <w:color w:val="0F1F3D"/>
          <w:highlight w:val="green"/>
          <w:rPrChange w:id="84" w:author="Mohamed Attia" w:date="2026-06-23T13:01:00Z" w16du:dateUtc="2026-06-23T10:01:00Z">
            <w:rPr>
              <w:b/>
              <w:bCs/>
              <w:color w:val="0F1F3D"/>
            </w:rPr>
          </w:rPrChange>
        </w:rPr>
        <w:t>FR-3.14</w:t>
      </w:r>
      <w:r>
        <w:rPr>
          <w:b/>
          <w:bCs/>
          <w:color w:val="0F1F3D"/>
        </w:rPr>
        <w:t xml:space="preserve">: </w:t>
      </w:r>
      <w:r>
        <w:t>For NPS specifically, the Dashboard Preview also shows the Promoters / Passives / Detractors breakdown as three coloured segments with percentages (e.g., 51% Promoters, 40% Passives, 9% Detractors), reflecting the NPS Standard calculation.</w:t>
      </w:r>
    </w:p>
    <w:p w14:paraId="389288F2" w14:textId="77777777" w:rsidR="00942FAD" w:rsidRDefault="00000000">
      <w:pPr>
        <w:pStyle w:val="ListParagraph"/>
        <w:numPr>
          <w:ilvl w:val="0"/>
          <w:numId w:val="2"/>
        </w:numPr>
        <w:spacing w:before="40" w:after="40"/>
      </w:pPr>
      <w:r w:rsidRPr="00E8327B">
        <w:rPr>
          <w:b/>
          <w:bCs/>
          <w:color w:val="0F1F3D"/>
          <w:highlight w:val="green"/>
          <w:rPrChange w:id="85" w:author="Mohamed Attia" w:date="2026-06-23T13:02:00Z" w16du:dateUtc="2026-06-23T10:02:00Z">
            <w:rPr>
              <w:b/>
              <w:bCs/>
              <w:color w:val="0F1F3D"/>
            </w:rPr>
          </w:rPrChange>
        </w:rPr>
        <w:t>FR-3.15</w:t>
      </w:r>
      <w:r>
        <w:rPr>
          <w:b/>
          <w:bCs/>
          <w:color w:val="0F1F3D"/>
        </w:rPr>
        <w:t xml:space="preserve">: </w:t>
      </w:r>
      <w:r>
        <w:t>Question Preview scale anchors: the Minimum Scale Description and Maximum Scale Description values (see Field 5a) render as left/right anchor labels beneath the scale in the Question Preview (e.g., "Definitely Would Not Recommend" … "Definitely Would Recommend"). They update live as the user edits those fields.</w:t>
      </w:r>
    </w:p>
    <w:p w14:paraId="689C74D1" w14:textId="77777777" w:rsidR="00132DBB" w:rsidRDefault="00036BF4">
      <w:r>
        <w:br w:type="page"/>
      </w:r>
    </w:p>
    <w:p w14:paraId="553A6C03" w14:textId="77777777" w:rsidR="00132DBB" w:rsidRDefault="00036BF4">
      <w:pPr>
        <w:pStyle w:val="Heading2"/>
      </w:pPr>
      <w:r>
        <w:lastRenderedPageBreak/>
        <w:t>3.4 F4 — CXI Composite KPI Configuration</w:t>
      </w:r>
    </w:p>
    <w:p w14:paraId="3D4E931F" w14:textId="77777777" w:rsidR="00132DBB" w:rsidRDefault="00036BF4">
      <w:pPr>
        <w:pStyle w:val="Heading3"/>
      </w:pPr>
      <w:r>
        <w:t>3.4.1 Description &amp; Priority</w:t>
      </w:r>
    </w:p>
    <w:p w14:paraId="0A6ED28C" w14:textId="77777777" w:rsidR="00132DBB" w:rsidRDefault="00036BF4">
      <w:pPr>
        <w:spacing w:before="60" w:after="80"/>
      </w:pPr>
      <w:r>
        <w:t>CXI (Customer Experience Index) is a composite KPI derived from a weighted combination of other active KPIs. It uses the same two-panel layout but replaces scale/representation/method fields with a KPI weights table. Priority: Must-have (CXI is a seeded standard KPI).</w:t>
      </w:r>
    </w:p>
    <w:p w14:paraId="589006DF" w14:textId="77777777" w:rsidR="00132DBB" w:rsidRDefault="00036BF4">
      <w:pPr>
        <w:pStyle w:val="Heading3"/>
      </w:pPr>
      <w:r>
        <w:t>3.4.2 Functional Requirements</w:t>
      </w:r>
    </w:p>
    <w:p w14:paraId="286473D4" w14:textId="77777777" w:rsidR="00132DBB" w:rsidRDefault="00036BF4">
      <w:pPr>
        <w:pStyle w:val="ListParagraph"/>
        <w:numPr>
          <w:ilvl w:val="0"/>
          <w:numId w:val="2"/>
        </w:numPr>
        <w:spacing w:before="40" w:after="40"/>
      </w:pPr>
      <w:r w:rsidRPr="00295C8E">
        <w:rPr>
          <w:b/>
          <w:bCs/>
          <w:color w:val="0F1F3D"/>
          <w:highlight w:val="green"/>
          <w:rPrChange w:id="86" w:author="Mohamed Attia" w:date="2026-06-23T12:41:00Z" w16du:dateUtc="2026-06-23T09:41:00Z">
            <w:rPr>
              <w:b/>
              <w:bCs/>
              <w:color w:val="0F1F3D"/>
            </w:rPr>
          </w:rPrChange>
        </w:rPr>
        <w:t>FR-4.1</w:t>
      </w:r>
      <w:r>
        <w:rPr>
          <w:b/>
          <w:bCs/>
          <w:color w:val="0F1F3D"/>
        </w:rPr>
        <w:t xml:space="preserve">: </w:t>
      </w:r>
      <w:r>
        <w:t>CXI's Calculation Method is fixed and read-only: "Weighted Composite". Scale and Representation Style fields are removed.</w:t>
      </w:r>
    </w:p>
    <w:p w14:paraId="30BC4530" w14:textId="77777777" w:rsidR="00132DBB" w:rsidRDefault="00036BF4">
      <w:pPr>
        <w:pStyle w:val="ListParagraph"/>
        <w:numPr>
          <w:ilvl w:val="0"/>
          <w:numId w:val="2"/>
        </w:numPr>
        <w:spacing w:before="40" w:after="40"/>
      </w:pPr>
      <w:r w:rsidRPr="00295C8E">
        <w:rPr>
          <w:b/>
          <w:bCs/>
          <w:color w:val="0F1F3D"/>
          <w:highlight w:val="green"/>
          <w:rPrChange w:id="87" w:author="Mohamed Attia" w:date="2026-06-23T12:41:00Z" w16du:dateUtc="2026-06-23T09:41:00Z">
            <w:rPr>
              <w:b/>
              <w:bCs/>
              <w:color w:val="0F1F3D"/>
            </w:rPr>
          </w:rPrChange>
        </w:rPr>
        <w:t>FR-4.2</w:t>
      </w:r>
      <w:r>
        <w:rPr>
          <w:b/>
          <w:bCs/>
          <w:color w:val="0F1F3D"/>
        </w:rPr>
        <w:t xml:space="preserve">: </w:t>
      </w:r>
      <w:r>
        <w:t>A KPI Weights table lists only currently active KPIs (excluding CXI itself), each with a positive-integer weight input and a live "Effective %" column.</w:t>
      </w:r>
    </w:p>
    <w:p w14:paraId="41B70C9E" w14:textId="77777777" w:rsidR="00132DBB" w:rsidRDefault="00036BF4">
      <w:pPr>
        <w:pStyle w:val="ListParagraph"/>
        <w:numPr>
          <w:ilvl w:val="0"/>
          <w:numId w:val="2"/>
        </w:numPr>
        <w:spacing w:before="40" w:after="40"/>
      </w:pPr>
      <w:r w:rsidRPr="00295C8E">
        <w:rPr>
          <w:b/>
          <w:bCs/>
          <w:color w:val="0F1F3D"/>
          <w:highlight w:val="green"/>
          <w:rPrChange w:id="88" w:author="Mohamed Attia" w:date="2026-06-23T12:43:00Z" w16du:dateUtc="2026-06-23T09:43:00Z">
            <w:rPr>
              <w:b/>
              <w:bCs/>
              <w:color w:val="0F1F3D"/>
            </w:rPr>
          </w:rPrChange>
        </w:rPr>
        <w:t>FR-4.3:</w:t>
      </w:r>
      <w:r>
        <w:rPr>
          <w:b/>
          <w:bCs/>
          <w:color w:val="0F1F3D"/>
        </w:rPr>
        <w:t xml:space="preserve"> </w:t>
      </w:r>
      <w:r>
        <w:t>Weights are relative positive integers; the engine normalises them to proportions at computation time (no sum-to-100 constraint). Minimum 1 per included KPI; 0 = not included.</w:t>
      </w:r>
    </w:p>
    <w:p w14:paraId="266BDC7F" w14:textId="77777777" w:rsidR="00132DBB" w:rsidRDefault="00036BF4">
      <w:pPr>
        <w:pStyle w:val="ListParagraph"/>
        <w:numPr>
          <w:ilvl w:val="0"/>
          <w:numId w:val="2"/>
        </w:numPr>
        <w:spacing w:before="40" w:after="40"/>
      </w:pPr>
      <w:r w:rsidRPr="00295C8E">
        <w:rPr>
          <w:b/>
          <w:bCs/>
          <w:color w:val="0F1F3D"/>
          <w:highlight w:val="green"/>
          <w:rPrChange w:id="89" w:author="Mohamed Attia" w:date="2026-06-23T12:42:00Z" w16du:dateUtc="2026-06-23T09:42:00Z">
            <w:rPr>
              <w:b/>
              <w:bCs/>
              <w:color w:val="0F1F3D"/>
            </w:rPr>
          </w:rPrChange>
        </w:rPr>
        <w:t>FR-4.4:</w:t>
      </w:r>
      <w:r>
        <w:rPr>
          <w:b/>
          <w:bCs/>
          <w:color w:val="0F1F3D"/>
        </w:rPr>
        <w:t xml:space="preserve"> </w:t>
      </w:r>
      <w:r>
        <w:t>"Effective %" and a total row update live as weights change.</w:t>
      </w:r>
    </w:p>
    <w:p w14:paraId="12F6B879" w14:textId="77777777" w:rsidR="00132DBB" w:rsidRDefault="00036BF4">
      <w:pPr>
        <w:pStyle w:val="ListParagraph"/>
        <w:numPr>
          <w:ilvl w:val="0"/>
          <w:numId w:val="2"/>
        </w:numPr>
        <w:spacing w:before="40" w:after="40"/>
      </w:pPr>
      <w:r w:rsidRPr="00037647">
        <w:rPr>
          <w:b/>
          <w:bCs/>
          <w:color w:val="0F1F3D"/>
          <w:highlight w:val="green"/>
          <w:rPrChange w:id="90" w:author="Mohamed Attia" w:date="2026-06-25T09:47:00Z" w16du:dateUtc="2026-06-25T06:47:00Z">
            <w:rPr>
              <w:b/>
              <w:bCs/>
              <w:color w:val="0F1F3D"/>
            </w:rPr>
          </w:rPrChange>
        </w:rPr>
        <w:t>FR-4.5</w:t>
      </w:r>
      <w:r>
        <w:rPr>
          <w:b/>
          <w:bCs/>
          <w:color w:val="0F1F3D"/>
        </w:rPr>
        <w:t xml:space="preserve">: </w:t>
      </w:r>
      <w:r>
        <w:t>CXI cannot be activated unless at least 2 active KPIs have non-zero weights; otherwise the Active checkbox is disabled with tooltip: "CXI requires at least 2 active KPIs with assigned weights."</w:t>
      </w:r>
    </w:p>
    <w:p w14:paraId="1E0FC69C" w14:textId="77777777" w:rsidR="00132DBB" w:rsidRDefault="00036BF4">
      <w:pPr>
        <w:pStyle w:val="ListParagraph"/>
        <w:numPr>
          <w:ilvl w:val="0"/>
          <w:numId w:val="2"/>
        </w:numPr>
        <w:spacing w:before="40" w:after="40"/>
      </w:pPr>
      <w:r w:rsidRPr="000A1F3C">
        <w:rPr>
          <w:b/>
          <w:bCs/>
          <w:color w:val="0F1F3D"/>
          <w:highlight w:val="green"/>
          <w:rPrChange w:id="91" w:author="Mohamed Attia" w:date="2026-06-23T12:45:00Z" w16du:dateUtc="2026-06-23T09:45:00Z">
            <w:rPr>
              <w:b/>
              <w:bCs/>
              <w:color w:val="0F1F3D"/>
            </w:rPr>
          </w:rPrChange>
        </w:rPr>
        <w:t>FR-4.6</w:t>
      </w:r>
      <w:r>
        <w:rPr>
          <w:b/>
          <w:bCs/>
          <w:color w:val="0F1F3D"/>
        </w:rPr>
        <w:t xml:space="preserve">: </w:t>
      </w:r>
      <w:r>
        <w:t>If an included KPI is deactivated elsewhere, it is auto-removed from the table and proportions recompute.</w:t>
      </w:r>
    </w:p>
    <w:p w14:paraId="5E43218B" w14:textId="77777777" w:rsidR="00132DBB" w:rsidRDefault="00036BF4">
      <w:pPr>
        <w:pStyle w:val="ListParagraph"/>
        <w:numPr>
          <w:ilvl w:val="0"/>
          <w:numId w:val="2"/>
        </w:numPr>
        <w:spacing w:before="40" w:after="40"/>
      </w:pPr>
      <w:r w:rsidRPr="000A1F3C">
        <w:rPr>
          <w:b/>
          <w:bCs/>
          <w:color w:val="0F1F3D"/>
          <w:highlight w:val="green"/>
          <w:rPrChange w:id="92" w:author="Mohamed Attia" w:date="2026-06-23T12:46:00Z" w16du:dateUtc="2026-06-23T09:46:00Z">
            <w:rPr>
              <w:b/>
              <w:bCs/>
              <w:color w:val="0F1F3D"/>
            </w:rPr>
          </w:rPrChange>
        </w:rPr>
        <w:t>FR-4.7</w:t>
      </w:r>
      <w:r>
        <w:rPr>
          <w:b/>
          <w:bCs/>
          <w:color w:val="0F1F3D"/>
        </w:rPr>
        <w:t xml:space="preserve">: </w:t>
      </w:r>
      <w:r>
        <w:t>Threshold, Target, Active, and Show-on-Dashboard fields behave as for standard KPIs. The gauge renders 0–100; the Question Preview card is hidden (CXI is computed, not surveyed). A proportional weight legend renders beneath the gauge.</w:t>
      </w:r>
    </w:p>
    <w:p w14:paraId="506AA74A" w14:textId="77777777" w:rsidR="00132DBB" w:rsidRDefault="00036BF4">
      <w:pPr>
        <w:pStyle w:val="ListParagraph"/>
        <w:numPr>
          <w:ilvl w:val="0"/>
          <w:numId w:val="2"/>
        </w:numPr>
        <w:spacing w:before="40" w:after="40"/>
      </w:pPr>
      <w:r w:rsidRPr="000A1F3C">
        <w:rPr>
          <w:b/>
          <w:bCs/>
          <w:color w:val="0F1F3D"/>
          <w:highlight w:val="yellow"/>
          <w:rPrChange w:id="93" w:author="Mohamed Attia" w:date="2026-06-23T12:47:00Z" w16du:dateUtc="2026-06-23T09:47:00Z">
            <w:rPr>
              <w:b/>
              <w:bCs/>
              <w:color w:val="0F1F3D"/>
            </w:rPr>
          </w:rPrChange>
        </w:rPr>
        <w:t>FR-4.8</w:t>
      </w:r>
      <w:r>
        <w:rPr>
          <w:b/>
          <w:bCs/>
          <w:color w:val="0F1F3D"/>
        </w:rPr>
        <w:t xml:space="preserve">: </w:t>
      </w:r>
      <w:r>
        <w:t>When CXI is shown on the M-07 main dashboard, it displays the composite score together with a member breakdown — each contributing KPI's score and its effective weight (%). M-06 must expose the member breakdown alongside the composite value in the CXI ScoreSnapshot so M-07 can render both.</w:t>
      </w:r>
    </w:p>
    <w:p w14:paraId="26A09AE6" w14:textId="77777777" w:rsidR="00132DBB" w:rsidRDefault="00036BF4">
      <w:pPr>
        <w:pStyle w:val="Heading3"/>
      </w:pPr>
      <w:r>
        <w:t>3.4.3 Business Rules</w:t>
      </w:r>
    </w:p>
    <w:p w14:paraId="7A633B4C" w14:textId="77777777" w:rsidR="00132DBB" w:rsidRDefault="00036BF4">
      <w:pPr>
        <w:pStyle w:val="ListParagraph"/>
        <w:numPr>
          <w:ilvl w:val="0"/>
          <w:numId w:val="2"/>
        </w:numPr>
        <w:spacing w:before="40" w:after="40"/>
      </w:pPr>
      <w:r w:rsidRPr="000A1F3C">
        <w:rPr>
          <w:b/>
          <w:bCs/>
          <w:color w:val="0F1F3D"/>
          <w:highlight w:val="green"/>
          <w:rPrChange w:id="94" w:author="Mohamed Attia" w:date="2026-06-23T12:47:00Z" w16du:dateUtc="2026-06-23T09:47:00Z">
            <w:rPr>
              <w:b/>
              <w:bCs/>
              <w:color w:val="0F1F3D"/>
            </w:rPr>
          </w:rPrChange>
        </w:rPr>
        <w:t>BR-4.1</w:t>
      </w:r>
      <w:r>
        <w:rPr>
          <w:b/>
          <w:bCs/>
          <w:color w:val="0F1F3D"/>
        </w:rPr>
        <w:t xml:space="preserve">: </w:t>
      </w:r>
      <w:r>
        <w:t>CXI always produces a normalised 0–100 score regardless of constituent KPI scales.</w:t>
      </w:r>
    </w:p>
    <w:p w14:paraId="4BE6D954" w14:textId="77777777" w:rsidR="00132DBB" w:rsidRDefault="00036BF4">
      <w:pPr>
        <w:pStyle w:val="ListParagraph"/>
        <w:numPr>
          <w:ilvl w:val="0"/>
          <w:numId w:val="2"/>
        </w:numPr>
        <w:spacing w:before="40" w:after="40"/>
      </w:pPr>
      <w:r w:rsidRPr="000A1F3C">
        <w:rPr>
          <w:b/>
          <w:bCs/>
          <w:color w:val="0F1F3D"/>
          <w:highlight w:val="green"/>
          <w:rPrChange w:id="95" w:author="Mohamed Attia" w:date="2026-06-23T12:47:00Z" w16du:dateUtc="2026-06-23T09:47:00Z">
            <w:rPr>
              <w:b/>
              <w:bCs/>
              <w:color w:val="0F1F3D"/>
            </w:rPr>
          </w:rPrChange>
        </w:rPr>
        <w:t>BR-4.2</w:t>
      </w:r>
      <w:r>
        <w:rPr>
          <w:b/>
          <w:bCs/>
          <w:color w:val="0F1F3D"/>
        </w:rPr>
        <w:t xml:space="preserve">: </w:t>
      </w:r>
      <w:r>
        <w:t>CXI cannot include itself as a constituent.</w:t>
      </w:r>
    </w:p>
    <w:p w14:paraId="722C5C21" w14:textId="77777777" w:rsidR="00132DBB" w:rsidRDefault="00036BF4">
      <w:pPr>
        <w:pStyle w:val="Heading2"/>
      </w:pPr>
      <w:r>
        <w:t>3.5 F5 — Permissions &amp; RBAC</w:t>
      </w:r>
    </w:p>
    <w:p w14:paraId="2AD75E6B" w14:textId="77777777" w:rsidR="00132DBB" w:rsidRDefault="00036BF4">
      <w:pPr>
        <w:pStyle w:val="Heading3"/>
      </w:pPr>
      <w:r>
        <w:t>3.5.1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373686" w14:paraId="0CAF7BB3" w14:textId="77777777">
        <w:tc>
          <w:tcPr>
            <w:tcW w:w="3960" w:type="dxa"/>
            <w:shd w:val="clear" w:color="auto" w:fill="0F1F3D"/>
            <w:tcMar>
              <w:top w:w="100" w:type="dxa"/>
              <w:left w:w="140" w:type="dxa"/>
              <w:bottom w:w="100" w:type="dxa"/>
              <w:right w:w="140" w:type="dxa"/>
            </w:tcMar>
            <w:vAlign w:val="center"/>
          </w:tcPr>
          <w:p w14:paraId="234DEF3D" w14:textId="77777777" w:rsidR="00132DBB" w:rsidRDefault="00036BF4">
            <w:r>
              <w:rPr>
                <w:b/>
                <w:bCs/>
                <w:color w:val="FFFFFF"/>
                <w:sz w:val="20"/>
                <w:szCs w:val="20"/>
              </w:rPr>
              <w:t>Action</w:t>
            </w:r>
          </w:p>
        </w:tc>
        <w:tc>
          <w:tcPr>
            <w:tcW w:w="1800" w:type="dxa"/>
            <w:shd w:val="clear" w:color="auto" w:fill="0F1F3D"/>
            <w:tcMar>
              <w:top w:w="100" w:type="dxa"/>
              <w:left w:w="140" w:type="dxa"/>
              <w:bottom w:w="100" w:type="dxa"/>
              <w:right w:w="140" w:type="dxa"/>
            </w:tcMar>
            <w:vAlign w:val="center"/>
          </w:tcPr>
          <w:p w14:paraId="7FDFABC2" w14:textId="77777777" w:rsidR="00132DBB" w:rsidRDefault="00036BF4">
            <w:r>
              <w:rPr>
                <w:b/>
                <w:bCs/>
                <w:color w:val="FFFFFF"/>
                <w:sz w:val="20"/>
                <w:szCs w:val="20"/>
              </w:rPr>
              <w:t>P-01 CX PM</w:t>
            </w:r>
          </w:p>
        </w:tc>
        <w:tc>
          <w:tcPr>
            <w:tcW w:w="1800" w:type="dxa"/>
            <w:shd w:val="clear" w:color="auto" w:fill="0F1F3D"/>
            <w:tcMar>
              <w:top w:w="100" w:type="dxa"/>
              <w:left w:w="140" w:type="dxa"/>
              <w:bottom w:w="100" w:type="dxa"/>
              <w:right w:w="140" w:type="dxa"/>
            </w:tcMar>
            <w:vAlign w:val="center"/>
          </w:tcPr>
          <w:p w14:paraId="42CD1EF2" w14:textId="77777777" w:rsidR="00132DBB" w:rsidRDefault="00036BF4">
            <w:r>
              <w:rPr>
                <w:b/>
                <w:bCs/>
                <w:color w:val="FFFFFF"/>
                <w:sz w:val="20"/>
                <w:szCs w:val="20"/>
              </w:rPr>
              <w:t>P-02 Analyst</w:t>
            </w:r>
          </w:p>
        </w:tc>
        <w:tc>
          <w:tcPr>
            <w:tcW w:w="1800" w:type="dxa"/>
            <w:shd w:val="clear" w:color="auto" w:fill="0F1F3D"/>
            <w:tcMar>
              <w:top w:w="100" w:type="dxa"/>
              <w:left w:w="140" w:type="dxa"/>
              <w:bottom w:w="100" w:type="dxa"/>
              <w:right w:w="140" w:type="dxa"/>
            </w:tcMar>
            <w:vAlign w:val="center"/>
          </w:tcPr>
          <w:p w14:paraId="5229124A" w14:textId="77777777" w:rsidR="00132DBB" w:rsidRDefault="00036BF4">
            <w:r>
              <w:rPr>
                <w:b/>
                <w:bCs/>
                <w:color w:val="FFFFFF"/>
                <w:sz w:val="20"/>
                <w:szCs w:val="20"/>
              </w:rPr>
              <w:t>P-06 Exec</w:t>
            </w:r>
          </w:p>
        </w:tc>
      </w:tr>
      <w:tr w:rsidR="00373686" w14:paraId="09DFD410" w14:textId="77777777">
        <w:tc>
          <w:tcPr>
            <w:tcW w:w="3960" w:type="dxa"/>
            <w:shd w:val="clear" w:color="auto" w:fill="FFFFFF"/>
            <w:tcMar>
              <w:top w:w="100" w:type="dxa"/>
              <w:left w:w="140" w:type="dxa"/>
              <w:bottom w:w="100" w:type="dxa"/>
              <w:right w:w="140" w:type="dxa"/>
            </w:tcMar>
          </w:tcPr>
          <w:p w14:paraId="43293B33" w14:textId="77777777" w:rsidR="00132DBB" w:rsidRDefault="00036BF4">
            <w:r>
              <w:rPr>
                <w:b/>
                <w:bCs/>
                <w:sz w:val="20"/>
                <w:szCs w:val="20"/>
              </w:rPr>
              <w:t>View KPI Management list</w:t>
            </w:r>
          </w:p>
        </w:tc>
        <w:tc>
          <w:tcPr>
            <w:tcW w:w="1800" w:type="dxa"/>
            <w:shd w:val="clear" w:color="auto" w:fill="FFFFFF"/>
            <w:tcMar>
              <w:top w:w="100" w:type="dxa"/>
              <w:left w:w="140" w:type="dxa"/>
              <w:bottom w:w="100" w:type="dxa"/>
              <w:right w:w="140" w:type="dxa"/>
            </w:tcMar>
          </w:tcPr>
          <w:p w14:paraId="1FD0DDB5"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2AD63BDA"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77C2DE87" w14:textId="77777777" w:rsidR="00132DBB" w:rsidRDefault="00036BF4">
            <w:r>
              <w:rPr>
                <w:sz w:val="20"/>
                <w:szCs w:val="20"/>
              </w:rPr>
              <w:t>✓</w:t>
            </w:r>
          </w:p>
        </w:tc>
      </w:tr>
      <w:tr w:rsidR="00373686" w14:paraId="1FBB6BF3" w14:textId="77777777">
        <w:tc>
          <w:tcPr>
            <w:tcW w:w="3960" w:type="dxa"/>
            <w:shd w:val="clear" w:color="auto" w:fill="F0FAFA"/>
            <w:tcMar>
              <w:top w:w="100" w:type="dxa"/>
              <w:left w:w="140" w:type="dxa"/>
              <w:bottom w:w="100" w:type="dxa"/>
              <w:right w:w="140" w:type="dxa"/>
            </w:tcMar>
          </w:tcPr>
          <w:p w14:paraId="6AD71664" w14:textId="77777777" w:rsidR="00132DBB" w:rsidRDefault="00036BF4">
            <w:r>
              <w:rPr>
                <w:b/>
                <w:bCs/>
                <w:sz w:val="20"/>
                <w:szCs w:val="20"/>
              </w:rPr>
              <w:t>View KPI configuration page</w:t>
            </w:r>
          </w:p>
        </w:tc>
        <w:tc>
          <w:tcPr>
            <w:tcW w:w="1800" w:type="dxa"/>
            <w:shd w:val="clear" w:color="auto" w:fill="F0FAFA"/>
            <w:tcMar>
              <w:top w:w="100" w:type="dxa"/>
              <w:left w:w="140" w:type="dxa"/>
              <w:bottom w:w="100" w:type="dxa"/>
              <w:right w:w="140" w:type="dxa"/>
            </w:tcMar>
          </w:tcPr>
          <w:p w14:paraId="5882FD74" w14:textId="77777777" w:rsidR="00132DBB" w:rsidRDefault="00036BF4">
            <w:r>
              <w:rPr>
                <w:sz w:val="20"/>
                <w:szCs w:val="20"/>
              </w:rPr>
              <w:t>✓</w:t>
            </w:r>
          </w:p>
        </w:tc>
        <w:tc>
          <w:tcPr>
            <w:tcW w:w="1800" w:type="dxa"/>
            <w:shd w:val="clear" w:color="auto" w:fill="F0FAFA"/>
            <w:tcMar>
              <w:top w:w="100" w:type="dxa"/>
              <w:left w:w="140" w:type="dxa"/>
              <w:bottom w:w="100" w:type="dxa"/>
              <w:right w:w="140" w:type="dxa"/>
            </w:tcMar>
          </w:tcPr>
          <w:p w14:paraId="3442202F" w14:textId="77777777" w:rsidR="00132DBB" w:rsidRDefault="00036BF4">
            <w:r>
              <w:rPr>
                <w:sz w:val="20"/>
                <w:szCs w:val="20"/>
              </w:rPr>
              <w:t>✓ (read-only)</w:t>
            </w:r>
          </w:p>
        </w:tc>
        <w:tc>
          <w:tcPr>
            <w:tcW w:w="1800" w:type="dxa"/>
            <w:shd w:val="clear" w:color="auto" w:fill="F0FAFA"/>
            <w:tcMar>
              <w:top w:w="100" w:type="dxa"/>
              <w:left w:w="140" w:type="dxa"/>
              <w:bottom w:w="100" w:type="dxa"/>
              <w:right w:w="140" w:type="dxa"/>
            </w:tcMar>
          </w:tcPr>
          <w:p w14:paraId="67D98B21" w14:textId="77777777" w:rsidR="00132DBB" w:rsidRDefault="00036BF4">
            <w:r>
              <w:rPr>
                <w:sz w:val="20"/>
                <w:szCs w:val="20"/>
              </w:rPr>
              <w:t>—</w:t>
            </w:r>
          </w:p>
        </w:tc>
      </w:tr>
      <w:tr w:rsidR="00373686" w14:paraId="67A1D9CE" w14:textId="77777777">
        <w:tc>
          <w:tcPr>
            <w:tcW w:w="3960" w:type="dxa"/>
            <w:shd w:val="clear" w:color="auto" w:fill="FFFFFF"/>
            <w:tcMar>
              <w:top w:w="100" w:type="dxa"/>
              <w:left w:w="140" w:type="dxa"/>
              <w:bottom w:w="100" w:type="dxa"/>
              <w:right w:w="140" w:type="dxa"/>
            </w:tcMar>
          </w:tcPr>
          <w:p w14:paraId="7428FF86" w14:textId="77777777" w:rsidR="00132DBB" w:rsidRDefault="00036BF4">
            <w:r>
              <w:rPr>
                <w:b/>
                <w:bCs/>
                <w:sz w:val="20"/>
                <w:szCs w:val="20"/>
              </w:rPr>
              <w:t>Create custom KPI</w:t>
            </w:r>
          </w:p>
        </w:tc>
        <w:tc>
          <w:tcPr>
            <w:tcW w:w="1800" w:type="dxa"/>
            <w:shd w:val="clear" w:color="auto" w:fill="FFFFFF"/>
            <w:tcMar>
              <w:top w:w="100" w:type="dxa"/>
              <w:left w:w="140" w:type="dxa"/>
              <w:bottom w:w="100" w:type="dxa"/>
              <w:right w:w="140" w:type="dxa"/>
            </w:tcMar>
          </w:tcPr>
          <w:p w14:paraId="63DFA500"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15C9CB71"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798E6ABD" w14:textId="77777777" w:rsidR="00132DBB" w:rsidRDefault="00036BF4">
            <w:r>
              <w:rPr>
                <w:sz w:val="20"/>
                <w:szCs w:val="20"/>
              </w:rPr>
              <w:t>—</w:t>
            </w:r>
          </w:p>
        </w:tc>
      </w:tr>
      <w:tr w:rsidR="00373686" w14:paraId="22B468CC" w14:textId="77777777">
        <w:tc>
          <w:tcPr>
            <w:tcW w:w="3960" w:type="dxa"/>
            <w:shd w:val="clear" w:color="auto" w:fill="F0FAFA"/>
            <w:tcMar>
              <w:top w:w="100" w:type="dxa"/>
              <w:left w:w="140" w:type="dxa"/>
              <w:bottom w:w="100" w:type="dxa"/>
              <w:right w:w="140" w:type="dxa"/>
            </w:tcMar>
          </w:tcPr>
          <w:p w14:paraId="472DAB7F" w14:textId="77777777" w:rsidR="00132DBB" w:rsidRDefault="00036BF4">
            <w:r>
              <w:rPr>
                <w:b/>
                <w:bCs/>
                <w:sz w:val="20"/>
                <w:szCs w:val="20"/>
              </w:rPr>
              <w:t>Edit KPI configuration</w:t>
            </w:r>
          </w:p>
        </w:tc>
        <w:tc>
          <w:tcPr>
            <w:tcW w:w="1800" w:type="dxa"/>
            <w:shd w:val="clear" w:color="auto" w:fill="F0FAFA"/>
            <w:tcMar>
              <w:top w:w="100" w:type="dxa"/>
              <w:left w:w="140" w:type="dxa"/>
              <w:bottom w:w="100" w:type="dxa"/>
              <w:right w:w="140" w:type="dxa"/>
            </w:tcMar>
          </w:tcPr>
          <w:p w14:paraId="3E19040C" w14:textId="77777777" w:rsidR="00132DBB" w:rsidRDefault="00036BF4">
            <w:r>
              <w:rPr>
                <w:sz w:val="20"/>
                <w:szCs w:val="20"/>
              </w:rPr>
              <w:t>✓</w:t>
            </w:r>
          </w:p>
        </w:tc>
        <w:tc>
          <w:tcPr>
            <w:tcW w:w="1800" w:type="dxa"/>
            <w:shd w:val="clear" w:color="auto" w:fill="F0FAFA"/>
            <w:tcMar>
              <w:top w:w="100" w:type="dxa"/>
              <w:left w:w="140" w:type="dxa"/>
              <w:bottom w:w="100" w:type="dxa"/>
              <w:right w:w="140" w:type="dxa"/>
            </w:tcMar>
          </w:tcPr>
          <w:p w14:paraId="60BD2330" w14:textId="77777777" w:rsidR="00132DBB" w:rsidRDefault="00036BF4">
            <w:r>
              <w:rPr>
                <w:sz w:val="20"/>
                <w:szCs w:val="20"/>
              </w:rPr>
              <w:t>—</w:t>
            </w:r>
          </w:p>
        </w:tc>
        <w:tc>
          <w:tcPr>
            <w:tcW w:w="1800" w:type="dxa"/>
            <w:shd w:val="clear" w:color="auto" w:fill="F0FAFA"/>
            <w:tcMar>
              <w:top w:w="100" w:type="dxa"/>
              <w:left w:w="140" w:type="dxa"/>
              <w:bottom w:w="100" w:type="dxa"/>
              <w:right w:w="140" w:type="dxa"/>
            </w:tcMar>
          </w:tcPr>
          <w:p w14:paraId="52FBD8AE" w14:textId="77777777" w:rsidR="00132DBB" w:rsidRDefault="00036BF4">
            <w:r>
              <w:rPr>
                <w:sz w:val="20"/>
                <w:szCs w:val="20"/>
              </w:rPr>
              <w:t>—</w:t>
            </w:r>
          </w:p>
        </w:tc>
      </w:tr>
      <w:tr w:rsidR="00373686" w14:paraId="06AB6934" w14:textId="77777777">
        <w:tc>
          <w:tcPr>
            <w:tcW w:w="3960" w:type="dxa"/>
            <w:shd w:val="clear" w:color="auto" w:fill="FFFFFF"/>
            <w:tcMar>
              <w:top w:w="100" w:type="dxa"/>
              <w:left w:w="140" w:type="dxa"/>
              <w:bottom w:w="100" w:type="dxa"/>
              <w:right w:w="140" w:type="dxa"/>
            </w:tcMar>
          </w:tcPr>
          <w:p w14:paraId="7E252EED" w14:textId="77777777" w:rsidR="00132DBB" w:rsidRDefault="00036BF4">
            <w:r>
              <w:rPr>
                <w:b/>
                <w:bCs/>
                <w:sz w:val="20"/>
                <w:szCs w:val="20"/>
              </w:rPr>
              <w:t>Activate / deactivate KPI</w:t>
            </w:r>
          </w:p>
        </w:tc>
        <w:tc>
          <w:tcPr>
            <w:tcW w:w="1800" w:type="dxa"/>
            <w:shd w:val="clear" w:color="auto" w:fill="FFFFFF"/>
            <w:tcMar>
              <w:top w:w="100" w:type="dxa"/>
              <w:left w:w="140" w:type="dxa"/>
              <w:bottom w:w="100" w:type="dxa"/>
              <w:right w:w="140" w:type="dxa"/>
            </w:tcMar>
          </w:tcPr>
          <w:p w14:paraId="73862B9C"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7D440710"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35CFF9B5" w14:textId="77777777" w:rsidR="00132DBB" w:rsidRDefault="00036BF4">
            <w:r>
              <w:rPr>
                <w:sz w:val="20"/>
                <w:szCs w:val="20"/>
              </w:rPr>
              <w:t>—</w:t>
            </w:r>
          </w:p>
        </w:tc>
      </w:tr>
      <w:tr w:rsidR="00373686" w14:paraId="441C905A" w14:textId="77777777">
        <w:tc>
          <w:tcPr>
            <w:tcW w:w="3960" w:type="dxa"/>
            <w:shd w:val="clear" w:color="auto" w:fill="F0FAFA"/>
            <w:tcMar>
              <w:top w:w="100" w:type="dxa"/>
              <w:left w:w="140" w:type="dxa"/>
              <w:bottom w:w="100" w:type="dxa"/>
              <w:right w:w="140" w:type="dxa"/>
            </w:tcMar>
          </w:tcPr>
          <w:p w14:paraId="78EF9833" w14:textId="77777777" w:rsidR="00132DBB" w:rsidRDefault="00036BF4">
            <w:r>
              <w:rPr>
                <w:b/>
                <w:bCs/>
                <w:sz w:val="20"/>
                <w:szCs w:val="20"/>
              </w:rPr>
              <w:lastRenderedPageBreak/>
              <w:t>Configure CXI weights</w:t>
            </w:r>
          </w:p>
        </w:tc>
        <w:tc>
          <w:tcPr>
            <w:tcW w:w="1800" w:type="dxa"/>
            <w:shd w:val="clear" w:color="auto" w:fill="F0FAFA"/>
            <w:tcMar>
              <w:top w:w="100" w:type="dxa"/>
              <w:left w:w="140" w:type="dxa"/>
              <w:bottom w:w="100" w:type="dxa"/>
              <w:right w:w="140" w:type="dxa"/>
            </w:tcMar>
          </w:tcPr>
          <w:p w14:paraId="1AAED218" w14:textId="77777777" w:rsidR="00132DBB" w:rsidRDefault="00036BF4">
            <w:r>
              <w:rPr>
                <w:sz w:val="20"/>
                <w:szCs w:val="20"/>
              </w:rPr>
              <w:t>✓</w:t>
            </w:r>
          </w:p>
        </w:tc>
        <w:tc>
          <w:tcPr>
            <w:tcW w:w="1800" w:type="dxa"/>
            <w:shd w:val="clear" w:color="auto" w:fill="F0FAFA"/>
            <w:tcMar>
              <w:top w:w="100" w:type="dxa"/>
              <w:left w:w="140" w:type="dxa"/>
              <w:bottom w:w="100" w:type="dxa"/>
              <w:right w:w="140" w:type="dxa"/>
            </w:tcMar>
          </w:tcPr>
          <w:p w14:paraId="3FBE960C" w14:textId="77777777" w:rsidR="00132DBB" w:rsidRDefault="00036BF4">
            <w:r>
              <w:rPr>
                <w:sz w:val="20"/>
                <w:szCs w:val="20"/>
              </w:rPr>
              <w:t>—</w:t>
            </w:r>
          </w:p>
        </w:tc>
        <w:tc>
          <w:tcPr>
            <w:tcW w:w="1800" w:type="dxa"/>
            <w:shd w:val="clear" w:color="auto" w:fill="F0FAFA"/>
            <w:tcMar>
              <w:top w:w="100" w:type="dxa"/>
              <w:left w:w="140" w:type="dxa"/>
              <w:bottom w:w="100" w:type="dxa"/>
              <w:right w:w="140" w:type="dxa"/>
            </w:tcMar>
          </w:tcPr>
          <w:p w14:paraId="0D8F0E19" w14:textId="77777777" w:rsidR="00132DBB" w:rsidRDefault="00036BF4">
            <w:r>
              <w:rPr>
                <w:sz w:val="20"/>
                <w:szCs w:val="20"/>
              </w:rPr>
              <w:t>—</w:t>
            </w:r>
          </w:p>
        </w:tc>
      </w:tr>
      <w:tr w:rsidR="00373686" w14:paraId="69CC93A9" w14:textId="77777777">
        <w:tc>
          <w:tcPr>
            <w:tcW w:w="3960" w:type="dxa"/>
            <w:shd w:val="clear" w:color="auto" w:fill="FFFFFF"/>
            <w:tcMar>
              <w:top w:w="100" w:type="dxa"/>
              <w:left w:w="140" w:type="dxa"/>
              <w:bottom w:w="100" w:type="dxa"/>
              <w:right w:w="140" w:type="dxa"/>
            </w:tcMar>
          </w:tcPr>
          <w:p w14:paraId="16DA9A2D" w14:textId="77777777" w:rsidR="00132DBB" w:rsidRDefault="00036BF4">
            <w:r>
              <w:rPr>
                <w:b/>
                <w:bCs/>
                <w:sz w:val="20"/>
                <w:szCs w:val="20"/>
              </w:rPr>
              <w:t>Toggle Show on Dashboard</w:t>
            </w:r>
          </w:p>
        </w:tc>
        <w:tc>
          <w:tcPr>
            <w:tcW w:w="1800" w:type="dxa"/>
            <w:shd w:val="clear" w:color="auto" w:fill="FFFFFF"/>
            <w:tcMar>
              <w:top w:w="100" w:type="dxa"/>
              <w:left w:w="140" w:type="dxa"/>
              <w:bottom w:w="100" w:type="dxa"/>
              <w:right w:w="140" w:type="dxa"/>
            </w:tcMar>
          </w:tcPr>
          <w:p w14:paraId="5B595CC7"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0E49337C"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2948D2D2" w14:textId="77777777" w:rsidR="00132DBB" w:rsidRDefault="00036BF4">
            <w:r>
              <w:rPr>
                <w:sz w:val="20"/>
                <w:szCs w:val="20"/>
              </w:rPr>
              <w:t>—</w:t>
            </w:r>
          </w:p>
        </w:tc>
      </w:tr>
    </w:tbl>
    <w:p w14:paraId="68499E46" w14:textId="77777777" w:rsidR="00132DBB" w:rsidRDefault="00132DBB">
      <w:pPr>
        <w:spacing w:before="80" w:after="80"/>
      </w:pPr>
    </w:p>
    <w:p w14:paraId="6B49C223" w14:textId="77777777" w:rsidR="00132DBB" w:rsidRDefault="00036BF4">
      <w:pPr>
        <w:pStyle w:val="ListParagraph"/>
        <w:numPr>
          <w:ilvl w:val="0"/>
          <w:numId w:val="2"/>
        </w:numPr>
        <w:spacing w:before="40" w:after="40"/>
      </w:pPr>
      <w:r>
        <w:rPr>
          <w:b/>
          <w:bCs/>
          <w:color w:val="0F1F3D"/>
        </w:rPr>
        <w:t xml:space="preserve">FR-5.1: </w:t>
      </w:r>
      <w:r>
        <w:t>Permissions are enforced at both UI (controls hidden/disabled) and API (403 on unauthorised) levels.</w:t>
      </w:r>
    </w:p>
    <w:p w14:paraId="07A9A956" w14:textId="77777777" w:rsidR="00132DBB" w:rsidRDefault="00036BF4">
      <w:pPr>
        <w:pStyle w:val="ListParagraph"/>
        <w:numPr>
          <w:ilvl w:val="0"/>
          <w:numId w:val="2"/>
        </w:numPr>
        <w:spacing w:before="40" w:after="40"/>
      </w:pPr>
      <w:r>
        <w:rPr>
          <w:b/>
          <w:bCs/>
          <w:color w:val="0F1F3D"/>
        </w:rPr>
        <w:t xml:space="preserve">FR-5.2: </w:t>
      </w:r>
      <w:r>
        <w:t>All KPI changes are attributed to the acting user in the audit log.</w:t>
      </w:r>
    </w:p>
    <w:p w14:paraId="12D1FC05" w14:textId="77777777" w:rsidR="00132DBB" w:rsidRDefault="00036BF4">
      <w:pPr>
        <w:pStyle w:val="ListParagraph"/>
        <w:numPr>
          <w:ilvl w:val="0"/>
          <w:numId w:val="2"/>
        </w:numPr>
        <w:spacing w:before="40" w:after="40"/>
      </w:pPr>
      <w:r>
        <w:rPr>
          <w:b/>
          <w:bCs/>
          <w:color w:val="0F1F3D"/>
        </w:rPr>
        <w:t xml:space="preserve">FR-5.3: </w:t>
      </w:r>
      <w:r>
        <w:t>P-02 Analyst may open the KPI Configuration page in read-only mode: all fields are visible but non-editable, and the Save and activation controls are hidden.</w:t>
      </w:r>
    </w:p>
    <w:p w14:paraId="1CBE1300" w14:textId="77777777" w:rsidR="00132DBB" w:rsidRDefault="00036BF4">
      <w:pPr>
        <w:pStyle w:val="Heading2"/>
      </w:pPr>
      <w:r>
        <w:t>3.6 F6 — Localization (Arabic + English, RTL)</w:t>
      </w:r>
    </w:p>
    <w:p w14:paraId="42EBAFE8" w14:textId="77777777" w:rsidR="00132DBB" w:rsidRDefault="00036BF4">
      <w:pPr>
        <w:pStyle w:val="ListParagraph"/>
        <w:numPr>
          <w:ilvl w:val="0"/>
          <w:numId w:val="2"/>
        </w:numPr>
        <w:spacing w:before="40" w:after="40"/>
      </w:pPr>
      <w:r>
        <w:rPr>
          <w:b/>
          <w:bCs/>
          <w:color w:val="0F1F3D"/>
        </w:rPr>
        <w:t xml:space="preserve">FR-6.1: </w:t>
      </w:r>
      <w:r>
        <w:t>Full Name and Perspectives are user-entered free text; the UI does not auto-translate. Standard KPI short names remain canonical English by convention.</w:t>
      </w:r>
    </w:p>
    <w:p w14:paraId="66C82701" w14:textId="77777777" w:rsidR="00132DBB" w:rsidRDefault="00036BF4">
      <w:pPr>
        <w:pStyle w:val="ListParagraph"/>
        <w:numPr>
          <w:ilvl w:val="0"/>
          <w:numId w:val="2"/>
        </w:numPr>
        <w:spacing w:before="40" w:after="40"/>
      </w:pPr>
      <w:r>
        <w:rPr>
          <w:b/>
          <w:bCs/>
          <w:color w:val="0F1F3D"/>
        </w:rPr>
        <w:t xml:space="preserve">FR-6.2: </w:t>
      </w:r>
      <w:r>
        <w:t>All UI labels, helper texts, validation messages, and confirmations have both EN and AR versions.</w:t>
      </w:r>
    </w:p>
    <w:p w14:paraId="278D3565" w14:textId="77777777" w:rsidR="00132DBB" w:rsidRDefault="00036BF4">
      <w:pPr>
        <w:pStyle w:val="ListParagraph"/>
        <w:numPr>
          <w:ilvl w:val="0"/>
          <w:numId w:val="2"/>
        </w:numPr>
        <w:spacing w:before="40" w:after="40"/>
      </w:pPr>
      <w:r>
        <w:rPr>
          <w:b/>
          <w:bCs/>
          <w:color w:val="0F1F3D"/>
        </w:rPr>
        <w:t xml:space="preserve">FR-6.3: </w:t>
      </w:r>
      <w:r>
        <w:t>In Arabic, the entire layout — including the two-panel arrangement, the gauge, and the threshold rows — renders RTL.</w:t>
      </w:r>
    </w:p>
    <w:p w14:paraId="6F4629F9" w14:textId="77777777" w:rsidR="00132DBB" w:rsidRDefault="00036BF4">
      <w:pPr>
        <w:pStyle w:val="ListParagraph"/>
        <w:numPr>
          <w:ilvl w:val="0"/>
          <w:numId w:val="2"/>
        </w:numPr>
        <w:spacing w:before="40" w:after="40"/>
      </w:pPr>
      <w:r>
        <w:rPr>
          <w:b/>
          <w:bCs/>
          <w:color w:val="0F1F3D"/>
        </w:rPr>
        <w:t xml:space="preserve">FR-6.4: </w:t>
      </w:r>
      <w:r>
        <w:t>The emoji and number scales render in the correct directional order under RTL.</w:t>
      </w:r>
    </w:p>
    <w:p w14:paraId="71C51DD4" w14:textId="77777777" w:rsidR="00132DBB" w:rsidRDefault="00036BF4">
      <w:r>
        <w:br w:type="page"/>
      </w:r>
    </w:p>
    <w:p w14:paraId="32164F45" w14:textId="77777777" w:rsidR="00132DBB" w:rsidRDefault="00036BF4">
      <w:pPr>
        <w:pStyle w:val="Heading1"/>
      </w:pPr>
      <w:r>
        <w:lastRenderedPageBreak/>
        <w:t>4. Data Model</w:t>
      </w:r>
    </w:p>
    <w:p w14:paraId="1CEBCA48" w14:textId="77777777" w:rsidR="00132DBB" w:rsidRDefault="00036BF4">
      <w:pPr>
        <w:pStyle w:val="Heading2"/>
      </w:pPr>
      <w:r>
        <w:t>4.1 Entity Relationship Overview</w:t>
      </w:r>
    </w:p>
    <w:p w14:paraId="1CBBF92F" w14:textId="77777777" w:rsidR="00132DBB" w:rsidRDefault="00036BF4">
      <w:pPr>
        <w:shd w:val="clear" w:color="auto" w:fill="F3F4F6"/>
        <w:spacing w:before="40" w:after="40"/>
        <w:ind w:left="280"/>
      </w:pPr>
      <w:r>
        <w:rPr>
          <w:rFonts w:ascii="Courier New" w:eastAsia="Courier New" w:hAnsi="Courier New" w:cs="Courier New"/>
          <w:color w:val="0F1F3D"/>
          <w:sz w:val="18"/>
          <w:szCs w:val="18"/>
        </w:rPr>
        <w:t>Tenant</w:t>
      </w:r>
    </w:p>
    <w:p w14:paraId="72534F6C" w14:textId="77777777" w:rsidR="00132DBB" w:rsidRDefault="00036BF4">
      <w:pPr>
        <w:shd w:val="clear" w:color="auto" w:fill="F3F4F6"/>
        <w:spacing w:before="40" w:after="40"/>
        <w:ind w:left="280"/>
      </w:pPr>
      <w:r>
        <w:rPr>
          <w:rFonts w:ascii="Courier New" w:eastAsia="Courier New" w:hAnsi="Courier New" w:cs="Courier New"/>
          <w:color w:val="0F1F3D"/>
          <w:sz w:val="18"/>
          <w:szCs w:val="18"/>
        </w:rPr>
        <w:t xml:space="preserve">  └─ KPIDefinition (8 standard seeded + N custom per tenant)</w:t>
      </w:r>
    </w:p>
    <w:p w14:paraId="011AC9CA" w14:textId="77777777" w:rsidR="00132DBB" w:rsidRDefault="00036BF4">
      <w:pPr>
        <w:shd w:val="clear" w:color="auto" w:fill="F3F4F6"/>
        <w:spacing w:before="40" w:after="40"/>
        <w:ind w:left="280"/>
      </w:pPr>
      <w:r>
        <w:rPr>
          <w:rFonts w:ascii="Courier New" w:eastAsia="Courier New" w:hAnsi="Courier New" w:cs="Courier New"/>
          <w:color w:val="0F1F3D"/>
          <w:sz w:val="18"/>
          <w:szCs w:val="18"/>
        </w:rPr>
        <w:t xml:space="preserve">       ├─ KPIThreshold  (1 per KPI: x, y bounds)</w:t>
      </w:r>
    </w:p>
    <w:p w14:paraId="7BBBFF0E" w14:textId="77777777" w:rsidR="00132DBB" w:rsidRDefault="00036BF4">
      <w:pPr>
        <w:shd w:val="clear" w:color="auto" w:fill="F3F4F6"/>
        <w:spacing w:before="40" w:after="40"/>
        <w:ind w:left="280"/>
      </w:pPr>
      <w:r>
        <w:rPr>
          <w:rFonts w:ascii="Courier New" w:eastAsia="Courier New" w:hAnsi="Courier New" w:cs="Courier New"/>
          <w:color w:val="0F1F3D"/>
          <w:sz w:val="18"/>
          <w:szCs w:val="18"/>
        </w:rPr>
        <w:t xml:space="preserve">       ├─ KPIPerspective (0..10 per KPI)</w:t>
      </w:r>
    </w:p>
    <w:p w14:paraId="7634B086" w14:textId="77777777" w:rsidR="00132DBB" w:rsidRDefault="00036BF4">
      <w:pPr>
        <w:shd w:val="clear" w:color="auto" w:fill="F3F4F6"/>
        <w:spacing w:before="40" w:after="40"/>
        <w:ind w:left="280"/>
      </w:pPr>
      <w:r>
        <w:rPr>
          <w:rFonts w:ascii="Courier New" w:eastAsia="Courier New" w:hAnsi="Courier New" w:cs="Courier New"/>
          <w:color w:val="0F1F3D"/>
          <w:sz w:val="18"/>
          <w:szCs w:val="18"/>
        </w:rPr>
        <w:t xml:space="preserve">       └─ CXIWeight (0..N — only for the CXI KPI; one row per included active KPI)</w:t>
      </w:r>
    </w:p>
    <w:p w14:paraId="5E64F465" w14:textId="77777777" w:rsidR="00132DBB" w:rsidRDefault="00132DBB">
      <w:pPr>
        <w:spacing w:before="80" w:after="80"/>
      </w:pPr>
    </w:p>
    <w:p w14:paraId="6200C04C" w14:textId="77777777" w:rsidR="00132DBB" w:rsidRDefault="00036BF4">
      <w:pPr>
        <w:spacing w:before="60" w:after="80"/>
      </w:pPr>
      <w:r>
        <w:t>Standard audit fields (id, tenant_id, created_at, created_by, updated_at, updated_by) are present on all entities.</w:t>
      </w:r>
    </w:p>
    <w:p w14:paraId="51DE1C3E" w14:textId="77777777" w:rsidR="00132DBB" w:rsidRDefault="00036BF4">
      <w:pPr>
        <w:pStyle w:val="Heading2"/>
      </w:pPr>
      <w:r>
        <w:t>4.2 Entity Specifications</w:t>
      </w:r>
    </w:p>
    <w:p w14:paraId="50EE614C" w14:textId="77777777" w:rsidR="00132DBB" w:rsidRDefault="00036BF4">
      <w:pPr>
        <w:pStyle w:val="Heading3"/>
      </w:pPr>
      <w:r>
        <w:t>4.2.1 KPIDefinition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989"/>
        <w:gridCol w:w="1197"/>
        <w:gridCol w:w="3733"/>
      </w:tblGrid>
      <w:tr w:rsidR="00373686" w14:paraId="738377B2" w14:textId="77777777">
        <w:tc>
          <w:tcPr>
            <w:tcW w:w="2400" w:type="dxa"/>
            <w:shd w:val="clear" w:color="auto" w:fill="0F1F3D"/>
            <w:tcMar>
              <w:top w:w="100" w:type="dxa"/>
              <w:left w:w="140" w:type="dxa"/>
              <w:bottom w:w="100" w:type="dxa"/>
              <w:right w:w="140" w:type="dxa"/>
            </w:tcMar>
            <w:vAlign w:val="center"/>
          </w:tcPr>
          <w:p w14:paraId="6417743A" w14:textId="77777777" w:rsidR="00132DBB" w:rsidRDefault="00036BF4">
            <w:r>
              <w:rPr>
                <w:b/>
                <w:bCs/>
                <w:color w:val="FFFFFF"/>
                <w:sz w:val="20"/>
                <w:szCs w:val="20"/>
              </w:rPr>
              <w:t>Field</w:t>
            </w:r>
          </w:p>
        </w:tc>
        <w:tc>
          <w:tcPr>
            <w:tcW w:w="2000" w:type="dxa"/>
            <w:shd w:val="clear" w:color="auto" w:fill="0F1F3D"/>
            <w:tcMar>
              <w:top w:w="100" w:type="dxa"/>
              <w:left w:w="140" w:type="dxa"/>
              <w:bottom w:w="100" w:type="dxa"/>
              <w:right w:w="140" w:type="dxa"/>
            </w:tcMar>
            <w:vAlign w:val="center"/>
          </w:tcPr>
          <w:p w14:paraId="72D2CA2E" w14:textId="77777777" w:rsidR="00132DBB" w:rsidRDefault="00036BF4">
            <w:r>
              <w:rPr>
                <w:b/>
                <w:bCs/>
                <w:color w:val="FFFFFF"/>
                <w:sz w:val="20"/>
                <w:szCs w:val="20"/>
              </w:rPr>
              <w:t>Type</w:t>
            </w:r>
          </w:p>
        </w:tc>
        <w:tc>
          <w:tcPr>
            <w:tcW w:w="1200" w:type="dxa"/>
            <w:shd w:val="clear" w:color="auto" w:fill="0F1F3D"/>
            <w:tcMar>
              <w:top w:w="100" w:type="dxa"/>
              <w:left w:w="140" w:type="dxa"/>
              <w:bottom w:w="100" w:type="dxa"/>
              <w:right w:w="140" w:type="dxa"/>
            </w:tcMar>
            <w:vAlign w:val="center"/>
          </w:tcPr>
          <w:p w14:paraId="1BA3433F" w14:textId="77777777" w:rsidR="00132DBB" w:rsidRDefault="00036BF4">
            <w:r>
              <w:rPr>
                <w:b/>
                <w:bCs/>
                <w:color w:val="FFFFFF"/>
                <w:sz w:val="20"/>
                <w:szCs w:val="20"/>
              </w:rPr>
              <w:t>Nullable</w:t>
            </w:r>
          </w:p>
        </w:tc>
        <w:tc>
          <w:tcPr>
            <w:tcW w:w="3760" w:type="dxa"/>
            <w:shd w:val="clear" w:color="auto" w:fill="0F1F3D"/>
            <w:tcMar>
              <w:top w:w="100" w:type="dxa"/>
              <w:left w:w="140" w:type="dxa"/>
              <w:bottom w:w="100" w:type="dxa"/>
              <w:right w:w="140" w:type="dxa"/>
            </w:tcMar>
            <w:vAlign w:val="center"/>
          </w:tcPr>
          <w:p w14:paraId="6157772A" w14:textId="77777777" w:rsidR="00132DBB" w:rsidRDefault="00036BF4">
            <w:r>
              <w:rPr>
                <w:b/>
                <w:bCs/>
                <w:color w:val="FFFFFF"/>
                <w:sz w:val="20"/>
                <w:szCs w:val="20"/>
              </w:rPr>
              <w:t>Notes</w:t>
            </w:r>
          </w:p>
        </w:tc>
      </w:tr>
      <w:tr w:rsidR="00373686" w14:paraId="0BACEBE2" w14:textId="77777777">
        <w:tc>
          <w:tcPr>
            <w:tcW w:w="2400" w:type="dxa"/>
            <w:shd w:val="clear" w:color="auto" w:fill="FFFFFF"/>
            <w:tcMar>
              <w:top w:w="100" w:type="dxa"/>
              <w:left w:w="140" w:type="dxa"/>
              <w:bottom w:w="100" w:type="dxa"/>
              <w:right w:w="140" w:type="dxa"/>
            </w:tcMar>
          </w:tcPr>
          <w:p w14:paraId="1593E805" w14:textId="77777777" w:rsidR="00132DBB" w:rsidRDefault="00036BF4">
            <w:r>
              <w:rPr>
                <w:rFonts w:ascii="Courier New" w:eastAsia="Courier New" w:hAnsi="Courier New" w:cs="Courier New"/>
                <w:color w:val="0F1F3D"/>
                <w:sz w:val="18"/>
                <w:szCs w:val="18"/>
              </w:rPr>
              <w:t>short_name</w:t>
            </w:r>
          </w:p>
        </w:tc>
        <w:tc>
          <w:tcPr>
            <w:tcW w:w="2000" w:type="dxa"/>
            <w:shd w:val="clear" w:color="auto" w:fill="FFFFFF"/>
            <w:tcMar>
              <w:top w:w="100" w:type="dxa"/>
              <w:left w:w="140" w:type="dxa"/>
              <w:bottom w:w="100" w:type="dxa"/>
              <w:right w:w="140" w:type="dxa"/>
            </w:tcMar>
          </w:tcPr>
          <w:p w14:paraId="6638C122" w14:textId="77777777" w:rsidR="00132DBB" w:rsidRDefault="00036BF4">
            <w:r>
              <w:rPr>
                <w:sz w:val="20"/>
                <w:szCs w:val="20"/>
              </w:rPr>
              <w:t>varchar(10)</w:t>
            </w:r>
          </w:p>
        </w:tc>
        <w:tc>
          <w:tcPr>
            <w:tcW w:w="1200" w:type="dxa"/>
            <w:shd w:val="clear" w:color="auto" w:fill="FFFFFF"/>
            <w:tcMar>
              <w:top w:w="100" w:type="dxa"/>
              <w:left w:w="140" w:type="dxa"/>
              <w:bottom w:w="100" w:type="dxa"/>
              <w:right w:w="140" w:type="dxa"/>
            </w:tcMar>
          </w:tcPr>
          <w:p w14:paraId="2A5633D5"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480F3D3B" w14:textId="77777777" w:rsidR="00132DBB" w:rsidRDefault="00036BF4">
            <w:r>
              <w:rPr>
                <w:sz w:val="20"/>
                <w:szCs w:val="20"/>
              </w:rPr>
              <w:t>Unique per tenant (ci, trimmed). Immutable after create.</w:t>
            </w:r>
          </w:p>
        </w:tc>
      </w:tr>
      <w:tr w:rsidR="00373686" w14:paraId="3420DAD3" w14:textId="77777777">
        <w:tc>
          <w:tcPr>
            <w:tcW w:w="2400" w:type="dxa"/>
            <w:shd w:val="clear" w:color="auto" w:fill="F0FAFA"/>
            <w:tcMar>
              <w:top w:w="100" w:type="dxa"/>
              <w:left w:w="140" w:type="dxa"/>
              <w:bottom w:w="100" w:type="dxa"/>
              <w:right w:w="140" w:type="dxa"/>
            </w:tcMar>
          </w:tcPr>
          <w:p w14:paraId="03E202B7" w14:textId="77777777" w:rsidR="00132DBB" w:rsidRDefault="00036BF4">
            <w:r>
              <w:rPr>
                <w:rFonts w:ascii="Courier New" w:eastAsia="Courier New" w:hAnsi="Courier New" w:cs="Courier New"/>
                <w:color w:val="0F1F3D"/>
                <w:sz w:val="18"/>
                <w:szCs w:val="18"/>
              </w:rPr>
              <w:t>full_name</w:t>
            </w:r>
          </w:p>
        </w:tc>
        <w:tc>
          <w:tcPr>
            <w:tcW w:w="2000" w:type="dxa"/>
            <w:shd w:val="clear" w:color="auto" w:fill="F0FAFA"/>
            <w:tcMar>
              <w:top w:w="100" w:type="dxa"/>
              <w:left w:w="140" w:type="dxa"/>
              <w:bottom w:w="100" w:type="dxa"/>
              <w:right w:w="140" w:type="dxa"/>
            </w:tcMar>
          </w:tcPr>
          <w:p w14:paraId="108ED025" w14:textId="77777777" w:rsidR="00132DBB" w:rsidRDefault="00036BF4">
            <w:r>
              <w:rPr>
                <w:sz w:val="20"/>
                <w:szCs w:val="20"/>
              </w:rPr>
              <w:t>varchar(100)</w:t>
            </w:r>
          </w:p>
        </w:tc>
        <w:tc>
          <w:tcPr>
            <w:tcW w:w="1200" w:type="dxa"/>
            <w:shd w:val="clear" w:color="auto" w:fill="F0FAFA"/>
            <w:tcMar>
              <w:top w:w="100" w:type="dxa"/>
              <w:left w:w="140" w:type="dxa"/>
              <w:bottom w:w="100" w:type="dxa"/>
              <w:right w:w="140" w:type="dxa"/>
            </w:tcMar>
          </w:tcPr>
          <w:p w14:paraId="51D3CE9E"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45AA5F8F" w14:textId="77777777" w:rsidR="00132DBB" w:rsidRDefault="00036BF4">
            <w:r>
              <w:rPr>
                <w:sz w:val="20"/>
                <w:szCs w:val="20"/>
              </w:rPr>
              <w:t>—</w:t>
            </w:r>
          </w:p>
        </w:tc>
      </w:tr>
      <w:tr w:rsidR="00373686" w14:paraId="47B261E2" w14:textId="77777777">
        <w:tc>
          <w:tcPr>
            <w:tcW w:w="2400" w:type="dxa"/>
            <w:shd w:val="clear" w:color="auto" w:fill="FFFFFF"/>
            <w:tcMar>
              <w:top w:w="100" w:type="dxa"/>
              <w:left w:w="140" w:type="dxa"/>
              <w:bottom w:w="100" w:type="dxa"/>
              <w:right w:w="140" w:type="dxa"/>
            </w:tcMar>
          </w:tcPr>
          <w:p w14:paraId="6B779D60" w14:textId="77777777" w:rsidR="00132DBB" w:rsidRDefault="00036BF4">
            <w:r>
              <w:rPr>
                <w:rFonts w:ascii="Courier New" w:eastAsia="Courier New" w:hAnsi="Courier New" w:cs="Courier New"/>
                <w:color w:val="0F1F3D"/>
                <w:sz w:val="18"/>
                <w:szCs w:val="18"/>
              </w:rPr>
              <w:t>kpi_type</w:t>
            </w:r>
          </w:p>
        </w:tc>
        <w:tc>
          <w:tcPr>
            <w:tcW w:w="2000" w:type="dxa"/>
            <w:shd w:val="clear" w:color="auto" w:fill="FFFFFF"/>
            <w:tcMar>
              <w:top w:w="100" w:type="dxa"/>
              <w:left w:w="140" w:type="dxa"/>
              <w:bottom w:w="100" w:type="dxa"/>
              <w:right w:w="140" w:type="dxa"/>
            </w:tcMar>
          </w:tcPr>
          <w:p w14:paraId="66DD6C13" w14:textId="77777777" w:rsidR="00132DBB" w:rsidRDefault="00036BF4">
            <w:r>
              <w:rPr>
                <w:sz w:val="20"/>
                <w:szCs w:val="20"/>
              </w:rPr>
              <w:t>enum</w:t>
            </w:r>
          </w:p>
        </w:tc>
        <w:tc>
          <w:tcPr>
            <w:tcW w:w="1200" w:type="dxa"/>
            <w:shd w:val="clear" w:color="auto" w:fill="FFFFFF"/>
            <w:tcMar>
              <w:top w:w="100" w:type="dxa"/>
              <w:left w:w="140" w:type="dxa"/>
              <w:bottom w:w="100" w:type="dxa"/>
              <w:right w:w="140" w:type="dxa"/>
            </w:tcMar>
          </w:tcPr>
          <w:p w14:paraId="57880D03"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19680C73" w14:textId="77777777" w:rsidR="00132DBB" w:rsidRDefault="00036BF4">
            <w:r>
              <w:rPr>
                <w:sz w:val="20"/>
                <w:szCs w:val="20"/>
              </w:rPr>
              <w:t>Standard, Custom</w:t>
            </w:r>
          </w:p>
        </w:tc>
      </w:tr>
      <w:tr w:rsidR="00373686" w14:paraId="3C804A00" w14:textId="77777777">
        <w:tc>
          <w:tcPr>
            <w:tcW w:w="2400" w:type="dxa"/>
            <w:shd w:val="clear" w:color="auto" w:fill="F0FAFA"/>
            <w:tcMar>
              <w:top w:w="100" w:type="dxa"/>
              <w:left w:w="140" w:type="dxa"/>
              <w:bottom w:w="100" w:type="dxa"/>
              <w:right w:w="140" w:type="dxa"/>
            </w:tcMar>
          </w:tcPr>
          <w:p w14:paraId="2161E73B" w14:textId="77777777" w:rsidR="00132DBB" w:rsidRDefault="00036BF4">
            <w:r>
              <w:rPr>
                <w:rFonts w:ascii="Courier New" w:eastAsia="Courier New" w:hAnsi="Courier New" w:cs="Courier New"/>
                <w:color w:val="0F1F3D"/>
                <w:sz w:val="18"/>
                <w:szCs w:val="18"/>
              </w:rPr>
              <w:t>is_composite</w:t>
            </w:r>
          </w:p>
        </w:tc>
        <w:tc>
          <w:tcPr>
            <w:tcW w:w="2000" w:type="dxa"/>
            <w:shd w:val="clear" w:color="auto" w:fill="F0FAFA"/>
            <w:tcMar>
              <w:top w:w="100" w:type="dxa"/>
              <w:left w:w="140" w:type="dxa"/>
              <w:bottom w:w="100" w:type="dxa"/>
              <w:right w:w="140" w:type="dxa"/>
            </w:tcMar>
          </w:tcPr>
          <w:p w14:paraId="43F08AE4" w14:textId="77777777" w:rsidR="00132DBB" w:rsidRDefault="00036BF4">
            <w:r>
              <w:rPr>
                <w:sz w:val="20"/>
                <w:szCs w:val="20"/>
              </w:rPr>
              <w:t>boolean</w:t>
            </w:r>
          </w:p>
        </w:tc>
        <w:tc>
          <w:tcPr>
            <w:tcW w:w="1200" w:type="dxa"/>
            <w:shd w:val="clear" w:color="auto" w:fill="F0FAFA"/>
            <w:tcMar>
              <w:top w:w="100" w:type="dxa"/>
              <w:left w:w="140" w:type="dxa"/>
              <w:bottom w:w="100" w:type="dxa"/>
              <w:right w:w="140" w:type="dxa"/>
            </w:tcMar>
          </w:tcPr>
          <w:p w14:paraId="7E0D191A"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5788F733" w14:textId="77777777" w:rsidR="00132DBB" w:rsidRDefault="00036BF4">
            <w:r>
              <w:rPr>
                <w:sz w:val="20"/>
                <w:szCs w:val="20"/>
              </w:rPr>
              <w:t>True only for CXI</w:t>
            </w:r>
          </w:p>
        </w:tc>
      </w:tr>
      <w:tr w:rsidR="00373686" w14:paraId="2EC41E42" w14:textId="77777777">
        <w:tc>
          <w:tcPr>
            <w:tcW w:w="2400" w:type="dxa"/>
            <w:shd w:val="clear" w:color="auto" w:fill="FFFFFF"/>
            <w:tcMar>
              <w:top w:w="100" w:type="dxa"/>
              <w:left w:w="140" w:type="dxa"/>
              <w:bottom w:w="100" w:type="dxa"/>
              <w:right w:w="140" w:type="dxa"/>
            </w:tcMar>
          </w:tcPr>
          <w:p w14:paraId="20A3C01D" w14:textId="77777777" w:rsidR="00132DBB" w:rsidRDefault="00036BF4">
            <w:r>
              <w:rPr>
                <w:rFonts w:ascii="Courier New" w:eastAsia="Courier New" w:hAnsi="Courier New" w:cs="Courier New"/>
                <w:color w:val="0F1F3D"/>
                <w:sz w:val="18"/>
                <w:szCs w:val="18"/>
              </w:rPr>
              <w:t>calculation_method</w:t>
            </w:r>
          </w:p>
        </w:tc>
        <w:tc>
          <w:tcPr>
            <w:tcW w:w="2000" w:type="dxa"/>
            <w:shd w:val="clear" w:color="auto" w:fill="FFFFFF"/>
            <w:tcMar>
              <w:top w:w="100" w:type="dxa"/>
              <w:left w:w="140" w:type="dxa"/>
              <w:bottom w:w="100" w:type="dxa"/>
              <w:right w:w="140" w:type="dxa"/>
            </w:tcMar>
          </w:tcPr>
          <w:p w14:paraId="450DD168" w14:textId="77777777" w:rsidR="00132DBB" w:rsidRDefault="00036BF4">
            <w:r>
              <w:rPr>
                <w:sz w:val="20"/>
                <w:szCs w:val="20"/>
              </w:rPr>
              <w:t>enum</w:t>
            </w:r>
          </w:p>
        </w:tc>
        <w:tc>
          <w:tcPr>
            <w:tcW w:w="1200" w:type="dxa"/>
            <w:shd w:val="clear" w:color="auto" w:fill="FFFFFF"/>
            <w:tcMar>
              <w:top w:w="100" w:type="dxa"/>
              <w:left w:w="140" w:type="dxa"/>
              <w:bottom w:w="100" w:type="dxa"/>
              <w:right w:w="140" w:type="dxa"/>
            </w:tcMar>
          </w:tcPr>
          <w:p w14:paraId="3E275773"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0652BA5C" w14:textId="77777777" w:rsidR="00132DBB" w:rsidRDefault="00036BF4">
            <w:r>
              <w:rPr>
                <w:sz w:val="20"/>
                <w:szCs w:val="20"/>
              </w:rPr>
              <w:t>WeightedAverage, TopNBox, NPSStandard, WeightedComposite</w:t>
            </w:r>
          </w:p>
        </w:tc>
      </w:tr>
      <w:tr w:rsidR="00373686" w14:paraId="24063BC2" w14:textId="77777777">
        <w:tc>
          <w:tcPr>
            <w:tcW w:w="2400" w:type="dxa"/>
            <w:shd w:val="clear" w:color="auto" w:fill="F0FAFA"/>
            <w:tcMar>
              <w:top w:w="100" w:type="dxa"/>
              <w:left w:w="140" w:type="dxa"/>
              <w:bottom w:w="100" w:type="dxa"/>
              <w:right w:w="140" w:type="dxa"/>
            </w:tcMar>
          </w:tcPr>
          <w:p w14:paraId="34C9A4B7" w14:textId="77777777" w:rsidR="00132DBB" w:rsidRDefault="00036BF4">
            <w:r>
              <w:rPr>
                <w:rFonts w:ascii="Courier New" w:eastAsia="Courier New" w:hAnsi="Courier New" w:cs="Courier New"/>
                <w:color w:val="0F1F3D"/>
                <w:sz w:val="18"/>
                <w:szCs w:val="18"/>
              </w:rPr>
              <w:t>top_n_value</w:t>
            </w:r>
          </w:p>
        </w:tc>
        <w:tc>
          <w:tcPr>
            <w:tcW w:w="2000" w:type="dxa"/>
            <w:shd w:val="clear" w:color="auto" w:fill="F0FAFA"/>
            <w:tcMar>
              <w:top w:w="100" w:type="dxa"/>
              <w:left w:w="140" w:type="dxa"/>
              <w:bottom w:w="100" w:type="dxa"/>
              <w:right w:w="140" w:type="dxa"/>
            </w:tcMar>
          </w:tcPr>
          <w:p w14:paraId="36C0D90C" w14:textId="77777777" w:rsidR="00132DBB" w:rsidRDefault="00036BF4">
            <w:r>
              <w:rPr>
                <w:sz w:val="20"/>
                <w:szCs w:val="20"/>
              </w:rPr>
              <w:t>smallint</w:t>
            </w:r>
          </w:p>
        </w:tc>
        <w:tc>
          <w:tcPr>
            <w:tcW w:w="1200" w:type="dxa"/>
            <w:shd w:val="clear" w:color="auto" w:fill="F0FAFA"/>
            <w:tcMar>
              <w:top w:w="100" w:type="dxa"/>
              <w:left w:w="140" w:type="dxa"/>
              <w:bottom w:w="100" w:type="dxa"/>
              <w:right w:w="140" w:type="dxa"/>
            </w:tcMar>
          </w:tcPr>
          <w:p w14:paraId="1F536FA9" w14:textId="77777777" w:rsidR="00132DBB" w:rsidRDefault="00036BF4">
            <w:r>
              <w:rPr>
                <w:sz w:val="20"/>
                <w:szCs w:val="20"/>
              </w:rPr>
              <w:t>Yes</w:t>
            </w:r>
          </w:p>
        </w:tc>
        <w:tc>
          <w:tcPr>
            <w:tcW w:w="3760" w:type="dxa"/>
            <w:shd w:val="clear" w:color="auto" w:fill="F0FAFA"/>
            <w:tcMar>
              <w:top w:w="100" w:type="dxa"/>
              <w:left w:w="140" w:type="dxa"/>
              <w:bottom w:w="100" w:type="dxa"/>
              <w:right w:w="140" w:type="dxa"/>
            </w:tcMar>
          </w:tcPr>
          <w:p w14:paraId="5EEF791D" w14:textId="77777777" w:rsidR="00132DBB" w:rsidRDefault="00036BF4">
            <w:r>
              <w:rPr>
                <w:sz w:val="20"/>
                <w:szCs w:val="20"/>
              </w:rPr>
              <w:t>Required when method = TopNBox</w:t>
            </w:r>
          </w:p>
        </w:tc>
      </w:tr>
      <w:tr w:rsidR="00373686" w14:paraId="4BDFFF6E" w14:textId="77777777">
        <w:tc>
          <w:tcPr>
            <w:tcW w:w="2400" w:type="dxa"/>
            <w:shd w:val="clear" w:color="auto" w:fill="FFFFFF"/>
            <w:tcMar>
              <w:top w:w="100" w:type="dxa"/>
              <w:left w:w="140" w:type="dxa"/>
              <w:bottom w:w="100" w:type="dxa"/>
              <w:right w:w="140" w:type="dxa"/>
            </w:tcMar>
          </w:tcPr>
          <w:p w14:paraId="1E2F3C5F" w14:textId="77777777" w:rsidR="00132DBB" w:rsidRDefault="00036BF4">
            <w:r>
              <w:rPr>
                <w:rFonts w:ascii="Courier New" w:eastAsia="Courier New" w:hAnsi="Courier New" w:cs="Courier New"/>
                <w:color w:val="0F1F3D"/>
                <w:sz w:val="18"/>
                <w:szCs w:val="18"/>
              </w:rPr>
              <w:t>scale</w:t>
            </w:r>
          </w:p>
        </w:tc>
        <w:tc>
          <w:tcPr>
            <w:tcW w:w="2000" w:type="dxa"/>
            <w:shd w:val="clear" w:color="auto" w:fill="FFFFFF"/>
            <w:tcMar>
              <w:top w:w="100" w:type="dxa"/>
              <w:left w:w="140" w:type="dxa"/>
              <w:bottom w:w="100" w:type="dxa"/>
              <w:right w:w="140" w:type="dxa"/>
            </w:tcMar>
          </w:tcPr>
          <w:p w14:paraId="152BD983" w14:textId="77777777" w:rsidR="00132DBB" w:rsidRDefault="00036BF4">
            <w:r>
              <w:rPr>
                <w:sz w:val="20"/>
                <w:szCs w:val="20"/>
              </w:rPr>
              <w:t>enum</w:t>
            </w:r>
          </w:p>
        </w:tc>
        <w:tc>
          <w:tcPr>
            <w:tcW w:w="1200" w:type="dxa"/>
            <w:shd w:val="clear" w:color="auto" w:fill="FFFFFF"/>
            <w:tcMar>
              <w:top w:w="100" w:type="dxa"/>
              <w:left w:w="140" w:type="dxa"/>
              <w:bottom w:w="100" w:type="dxa"/>
              <w:right w:w="140" w:type="dxa"/>
            </w:tcMar>
          </w:tcPr>
          <w:p w14:paraId="4E4437A1" w14:textId="77777777" w:rsidR="00132DBB" w:rsidRDefault="00036BF4">
            <w:r>
              <w:rPr>
                <w:sz w:val="20"/>
                <w:szCs w:val="20"/>
              </w:rPr>
              <w:t>Yes</w:t>
            </w:r>
          </w:p>
        </w:tc>
        <w:tc>
          <w:tcPr>
            <w:tcW w:w="3760" w:type="dxa"/>
            <w:shd w:val="clear" w:color="auto" w:fill="FFFFFF"/>
            <w:tcMar>
              <w:top w:w="100" w:type="dxa"/>
              <w:left w:w="140" w:type="dxa"/>
              <w:bottom w:w="100" w:type="dxa"/>
              <w:right w:w="140" w:type="dxa"/>
            </w:tcMar>
          </w:tcPr>
          <w:p w14:paraId="2A16E871" w14:textId="77777777" w:rsidR="00132DBB" w:rsidRDefault="00036BF4">
            <w:r>
              <w:rPr>
                <w:sz w:val="20"/>
                <w:szCs w:val="20"/>
              </w:rPr>
              <w:t>0–10, 1–3, 1–5, 1–7, 1–10, 1–100. Null for composite.</w:t>
            </w:r>
          </w:p>
        </w:tc>
      </w:tr>
      <w:tr w:rsidR="00373686" w14:paraId="22182309" w14:textId="77777777">
        <w:tc>
          <w:tcPr>
            <w:tcW w:w="2400" w:type="dxa"/>
            <w:shd w:val="clear" w:color="auto" w:fill="F0FAFA"/>
            <w:tcMar>
              <w:top w:w="100" w:type="dxa"/>
              <w:left w:w="140" w:type="dxa"/>
              <w:bottom w:w="100" w:type="dxa"/>
              <w:right w:w="140" w:type="dxa"/>
            </w:tcMar>
          </w:tcPr>
          <w:p w14:paraId="6B570AA1" w14:textId="77777777" w:rsidR="00132DBB" w:rsidRDefault="00036BF4">
            <w:r>
              <w:rPr>
                <w:rFonts w:ascii="Courier New" w:eastAsia="Courier New" w:hAnsi="Courier New" w:cs="Courier New"/>
                <w:color w:val="0F1F3D"/>
                <w:sz w:val="18"/>
                <w:szCs w:val="18"/>
              </w:rPr>
              <w:t>representation_style</w:t>
            </w:r>
          </w:p>
        </w:tc>
        <w:tc>
          <w:tcPr>
            <w:tcW w:w="2000" w:type="dxa"/>
            <w:shd w:val="clear" w:color="auto" w:fill="F0FAFA"/>
            <w:tcMar>
              <w:top w:w="100" w:type="dxa"/>
              <w:left w:w="140" w:type="dxa"/>
              <w:bottom w:w="100" w:type="dxa"/>
              <w:right w:w="140" w:type="dxa"/>
            </w:tcMar>
          </w:tcPr>
          <w:p w14:paraId="053FC35E" w14:textId="77777777" w:rsidR="00132DBB" w:rsidRDefault="00036BF4">
            <w:r>
              <w:rPr>
                <w:sz w:val="20"/>
                <w:szCs w:val="20"/>
              </w:rPr>
              <w:t>enum</w:t>
            </w:r>
          </w:p>
        </w:tc>
        <w:tc>
          <w:tcPr>
            <w:tcW w:w="1200" w:type="dxa"/>
            <w:shd w:val="clear" w:color="auto" w:fill="F0FAFA"/>
            <w:tcMar>
              <w:top w:w="100" w:type="dxa"/>
              <w:left w:w="140" w:type="dxa"/>
              <w:bottom w:w="100" w:type="dxa"/>
              <w:right w:w="140" w:type="dxa"/>
            </w:tcMar>
          </w:tcPr>
          <w:p w14:paraId="7A36B0CE" w14:textId="77777777" w:rsidR="00132DBB" w:rsidRDefault="00036BF4">
            <w:r>
              <w:rPr>
                <w:sz w:val="20"/>
                <w:szCs w:val="20"/>
              </w:rPr>
              <w:t>Yes</w:t>
            </w:r>
          </w:p>
        </w:tc>
        <w:tc>
          <w:tcPr>
            <w:tcW w:w="3760" w:type="dxa"/>
            <w:shd w:val="clear" w:color="auto" w:fill="F0FAFA"/>
            <w:tcMar>
              <w:top w:w="100" w:type="dxa"/>
              <w:left w:w="140" w:type="dxa"/>
              <w:bottom w:w="100" w:type="dxa"/>
              <w:right w:w="140" w:type="dxa"/>
            </w:tcMar>
          </w:tcPr>
          <w:p w14:paraId="1F29CFDD" w14:textId="77777777" w:rsidR="00132DBB" w:rsidRDefault="00036BF4">
            <w:r>
              <w:rPr>
                <w:sz w:val="20"/>
                <w:szCs w:val="20"/>
              </w:rPr>
              <w:t>Number, Stars, Emoji, Slider. Null for composite.</w:t>
            </w:r>
          </w:p>
        </w:tc>
      </w:tr>
      <w:tr w:rsidR="00373686" w14:paraId="120327BD" w14:textId="77777777">
        <w:tc>
          <w:tcPr>
            <w:tcW w:w="2400" w:type="dxa"/>
            <w:shd w:val="clear" w:color="auto" w:fill="FFFFFF"/>
            <w:tcMar>
              <w:top w:w="100" w:type="dxa"/>
              <w:left w:w="140" w:type="dxa"/>
              <w:bottom w:w="100" w:type="dxa"/>
              <w:right w:w="140" w:type="dxa"/>
            </w:tcMar>
          </w:tcPr>
          <w:p w14:paraId="1304CA44" w14:textId="77777777" w:rsidR="00132DBB" w:rsidRDefault="00036BF4">
            <w:r>
              <w:rPr>
                <w:rFonts w:ascii="Courier New" w:eastAsia="Courier New" w:hAnsi="Courier New" w:cs="Courier New"/>
                <w:color w:val="0F1F3D"/>
                <w:sz w:val="18"/>
                <w:szCs w:val="18"/>
              </w:rPr>
              <w:t>emoji_set</w:t>
            </w:r>
          </w:p>
        </w:tc>
        <w:tc>
          <w:tcPr>
            <w:tcW w:w="2000" w:type="dxa"/>
            <w:shd w:val="clear" w:color="auto" w:fill="FFFFFF"/>
            <w:tcMar>
              <w:top w:w="100" w:type="dxa"/>
              <w:left w:w="140" w:type="dxa"/>
              <w:bottom w:w="100" w:type="dxa"/>
              <w:right w:w="140" w:type="dxa"/>
            </w:tcMar>
          </w:tcPr>
          <w:p w14:paraId="39D05CCF" w14:textId="77777777" w:rsidR="00132DBB" w:rsidRDefault="00036BF4">
            <w:r>
              <w:rPr>
                <w:sz w:val="20"/>
                <w:szCs w:val="20"/>
              </w:rPr>
              <w:t>varchar(40)</w:t>
            </w:r>
          </w:p>
        </w:tc>
        <w:tc>
          <w:tcPr>
            <w:tcW w:w="1200" w:type="dxa"/>
            <w:shd w:val="clear" w:color="auto" w:fill="FFFFFF"/>
            <w:tcMar>
              <w:top w:w="100" w:type="dxa"/>
              <w:left w:w="140" w:type="dxa"/>
              <w:bottom w:w="100" w:type="dxa"/>
              <w:right w:w="140" w:type="dxa"/>
            </w:tcMar>
          </w:tcPr>
          <w:p w14:paraId="09853D54" w14:textId="77777777" w:rsidR="00132DBB" w:rsidRDefault="00036BF4">
            <w:r>
              <w:rPr>
                <w:sz w:val="20"/>
                <w:szCs w:val="20"/>
              </w:rPr>
              <w:t>Yes</w:t>
            </w:r>
          </w:p>
        </w:tc>
        <w:tc>
          <w:tcPr>
            <w:tcW w:w="3760" w:type="dxa"/>
            <w:shd w:val="clear" w:color="auto" w:fill="FFFFFF"/>
            <w:tcMar>
              <w:top w:w="100" w:type="dxa"/>
              <w:left w:w="140" w:type="dxa"/>
              <w:bottom w:w="100" w:type="dxa"/>
              <w:right w:w="140" w:type="dxa"/>
            </w:tcMar>
          </w:tcPr>
          <w:p w14:paraId="578E87F8" w14:textId="77777777" w:rsidR="00132DBB" w:rsidRDefault="00036BF4">
            <w:r>
              <w:rPr>
                <w:sz w:val="20"/>
                <w:szCs w:val="20"/>
              </w:rPr>
              <w:t>Required when representation_style = Emoji</w:t>
            </w:r>
          </w:p>
        </w:tc>
      </w:tr>
      <w:tr w:rsidR="00373686" w14:paraId="3AD2CE4D" w14:textId="77777777">
        <w:tc>
          <w:tcPr>
            <w:tcW w:w="2400" w:type="dxa"/>
            <w:shd w:val="clear" w:color="auto" w:fill="F0FAFA"/>
            <w:tcMar>
              <w:top w:w="100" w:type="dxa"/>
              <w:left w:w="140" w:type="dxa"/>
              <w:bottom w:w="100" w:type="dxa"/>
              <w:right w:w="140" w:type="dxa"/>
            </w:tcMar>
          </w:tcPr>
          <w:p w14:paraId="1E182DB1" w14:textId="77777777" w:rsidR="00132DBB" w:rsidRDefault="00036BF4">
            <w:r>
              <w:rPr>
                <w:rFonts w:ascii="Courier New" w:eastAsia="Courier New" w:hAnsi="Courier New" w:cs="Courier New"/>
                <w:color w:val="0F1F3D"/>
                <w:sz w:val="18"/>
                <w:szCs w:val="18"/>
              </w:rPr>
              <w:t>target</w:t>
            </w:r>
          </w:p>
        </w:tc>
        <w:tc>
          <w:tcPr>
            <w:tcW w:w="2000" w:type="dxa"/>
            <w:shd w:val="clear" w:color="auto" w:fill="F0FAFA"/>
            <w:tcMar>
              <w:top w:w="100" w:type="dxa"/>
              <w:left w:w="140" w:type="dxa"/>
              <w:bottom w:w="100" w:type="dxa"/>
              <w:right w:w="140" w:type="dxa"/>
            </w:tcMar>
          </w:tcPr>
          <w:p w14:paraId="209DA357" w14:textId="77777777" w:rsidR="00132DBB" w:rsidRDefault="00036BF4">
            <w:r>
              <w:rPr>
                <w:sz w:val="20"/>
                <w:szCs w:val="20"/>
              </w:rPr>
              <w:t>numeric(5,1)</w:t>
            </w:r>
          </w:p>
        </w:tc>
        <w:tc>
          <w:tcPr>
            <w:tcW w:w="1200" w:type="dxa"/>
            <w:shd w:val="clear" w:color="auto" w:fill="F0FAFA"/>
            <w:tcMar>
              <w:top w:w="100" w:type="dxa"/>
              <w:left w:w="140" w:type="dxa"/>
              <w:bottom w:w="100" w:type="dxa"/>
              <w:right w:w="140" w:type="dxa"/>
            </w:tcMar>
          </w:tcPr>
          <w:p w14:paraId="5A8FF162" w14:textId="77777777" w:rsidR="00132DBB" w:rsidRDefault="00036BF4">
            <w:r>
              <w:rPr>
                <w:sz w:val="20"/>
                <w:szCs w:val="20"/>
              </w:rPr>
              <w:t>Yes</w:t>
            </w:r>
          </w:p>
        </w:tc>
        <w:tc>
          <w:tcPr>
            <w:tcW w:w="3760" w:type="dxa"/>
            <w:shd w:val="clear" w:color="auto" w:fill="F0FAFA"/>
            <w:tcMar>
              <w:top w:w="100" w:type="dxa"/>
              <w:left w:w="140" w:type="dxa"/>
              <w:bottom w:w="100" w:type="dxa"/>
              <w:right w:w="140" w:type="dxa"/>
            </w:tcMar>
          </w:tcPr>
          <w:p w14:paraId="5F2C1FF4" w14:textId="77777777" w:rsidR="00132DBB" w:rsidRDefault="00036BF4">
            <w:r>
              <w:rPr>
                <w:sz w:val="20"/>
                <w:szCs w:val="20"/>
              </w:rPr>
              <w:t>Required when is_active. Range per type.</w:t>
            </w:r>
          </w:p>
        </w:tc>
      </w:tr>
      <w:tr w:rsidR="00373686" w14:paraId="0D5D5CFA" w14:textId="77777777">
        <w:tc>
          <w:tcPr>
            <w:tcW w:w="2400" w:type="dxa"/>
            <w:shd w:val="clear" w:color="auto" w:fill="FFFFFF"/>
            <w:tcMar>
              <w:top w:w="100" w:type="dxa"/>
              <w:left w:w="140" w:type="dxa"/>
              <w:bottom w:w="100" w:type="dxa"/>
              <w:right w:w="140" w:type="dxa"/>
            </w:tcMar>
          </w:tcPr>
          <w:p w14:paraId="444120B6" w14:textId="77777777" w:rsidR="00132DBB" w:rsidRDefault="00036BF4">
            <w:r>
              <w:rPr>
                <w:rFonts w:ascii="Courier New" w:eastAsia="Courier New" w:hAnsi="Courier New" w:cs="Courier New"/>
                <w:color w:val="0F1F3D"/>
                <w:sz w:val="18"/>
                <w:szCs w:val="18"/>
              </w:rPr>
              <w:t>is_active</w:t>
            </w:r>
          </w:p>
        </w:tc>
        <w:tc>
          <w:tcPr>
            <w:tcW w:w="2000" w:type="dxa"/>
            <w:shd w:val="clear" w:color="auto" w:fill="FFFFFF"/>
            <w:tcMar>
              <w:top w:w="100" w:type="dxa"/>
              <w:left w:w="140" w:type="dxa"/>
              <w:bottom w:w="100" w:type="dxa"/>
              <w:right w:w="140" w:type="dxa"/>
            </w:tcMar>
          </w:tcPr>
          <w:p w14:paraId="1190BD90" w14:textId="77777777" w:rsidR="00132DBB" w:rsidRDefault="00036BF4">
            <w:r>
              <w:rPr>
                <w:sz w:val="20"/>
                <w:szCs w:val="20"/>
              </w:rPr>
              <w:t>boolean</w:t>
            </w:r>
          </w:p>
        </w:tc>
        <w:tc>
          <w:tcPr>
            <w:tcW w:w="1200" w:type="dxa"/>
            <w:shd w:val="clear" w:color="auto" w:fill="FFFFFF"/>
            <w:tcMar>
              <w:top w:w="100" w:type="dxa"/>
              <w:left w:w="140" w:type="dxa"/>
              <w:bottom w:w="100" w:type="dxa"/>
              <w:right w:w="140" w:type="dxa"/>
            </w:tcMar>
          </w:tcPr>
          <w:p w14:paraId="78C4EFD0"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3630E8BD" w14:textId="77777777" w:rsidR="00132DBB" w:rsidRDefault="00036BF4">
            <w:r>
              <w:rPr>
                <w:sz w:val="20"/>
                <w:szCs w:val="20"/>
              </w:rPr>
              <w:t>Default true</w:t>
            </w:r>
          </w:p>
        </w:tc>
      </w:tr>
      <w:tr w:rsidR="00373686" w14:paraId="40067EA0" w14:textId="77777777">
        <w:tc>
          <w:tcPr>
            <w:tcW w:w="2400" w:type="dxa"/>
            <w:shd w:val="clear" w:color="auto" w:fill="F0FAFA"/>
            <w:tcMar>
              <w:top w:w="100" w:type="dxa"/>
              <w:left w:w="140" w:type="dxa"/>
              <w:bottom w:w="100" w:type="dxa"/>
              <w:right w:w="140" w:type="dxa"/>
            </w:tcMar>
          </w:tcPr>
          <w:p w14:paraId="51C48CC8" w14:textId="77777777" w:rsidR="00132DBB" w:rsidRDefault="00036BF4">
            <w:r>
              <w:rPr>
                <w:rFonts w:ascii="Courier New" w:eastAsia="Courier New" w:hAnsi="Courier New" w:cs="Courier New"/>
                <w:color w:val="0F1F3D"/>
                <w:sz w:val="18"/>
                <w:szCs w:val="18"/>
              </w:rPr>
              <w:t>show_on_dashboard</w:t>
            </w:r>
          </w:p>
        </w:tc>
        <w:tc>
          <w:tcPr>
            <w:tcW w:w="2000" w:type="dxa"/>
            <w:shd w:val="clear" w:color="auto" w:fill="F0FAFA"/>
            <w:tcMar>
              <w:top w:w="100" w:type="dxa"/>
              <w:left w:w="140" w:type="dxa"/>
              <w:bottom w:w="100" w:type="dxa"/>
              <w:right w:w="140" w:type="dxa"/>
            </w:tcMar>
          </w:tcPr>
          <w:p w14:paraId="7C59A3B4" w14:textId="77777777" w:rsidR="00132DBB" w:rsidRDefault="00036BF4">
            <w:r>
              <w:rPr>
                <w:sz w:val="20"/>
                <w:szCs w:val="20"/>
              </w:rPr>
              <w:t>boolean</w:t>
            </w:r>
          </w:p>
        </w:tc>
        <w:tc>
          <w:tcPr>
            <w:tcW w:w="1200" w:type="dxa"/>
            <w:shd w:val="clear" w:color="auto" w:fill="F0FAFA"/>
            <w:tcMar>
              <w:top w:w="100" w:type="dxa"/>
              <w:left w:w="140" w:type="dxa"/>
              <w:bottom w:w="100" w:type="dxa"/>
              <w:right w:w="140" w:type="dxa"/>
            </w:tcMar>
          </w:tcPr>
          <w:p w14:paraId="15EA226F"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5237C17B" w14:textId="77777777" w:rsidR="00132DBB" w:rsidRDefault="00036BF4">
            <w:r>
              <w:rPr>
                <w:sz w:val="20"/>
                <w:szCs w:val="20"/>
              </w:rPr>
              <w:t>Default false; forced false when inactive</w:t>
            </w:r>
          </w:p>
        </w:tc>
      </w:tr>
    </w:tbl>
    <w:p w14:paraId="54348C07" w14:textId="77777777" w:rsidR="00132DBB" w:rsidRDefault="00036BF4">
      <w:pPr>
        <w:pStyle w:val="Heading3"/>
      </w:pPr>
      <w:r>
        <w:t>4.2.2 KPIThreshold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200"/>
        <w:gridCol w:w="3760"/>
      </w:tblGrid>
      <w:tr w:rsidR="00373686" w14:paraId="23FBAFF8" w14:textId="77777777">
        <w:tc>
          <w:tcPr>
            <w:tcW w:w="2400" w:type="dxa"/>
            <w:shd w:val="clear" w:color="auto" w:fill="0F1F3D"/>
            <w:tcMar>
              <w:top w:w="100" w:type="dxa"/>
              <w:left w:w="140" w:type="dxa"/>
              <w:bottom w:w="100" w:type="dxa"/>
              <w:right w:w="140" w:type="dxa"/>
            </w:tcMar>
            <w:vAlign w:val="center"/>
          </w:tcPr>
          <w:p w14:paraId="7EECC274" w14:textId="77777777" w:rsidR="00132DBB" w:rsidRDefault="00036BF4">
            <w:r>
              <w:rPr>
                <w:b/>
                <w:bCs/>
                <w:color w:val="FFFFFF"/>
                <w:sz w:val="20"/>
                <w:szCs w:val="20"/>
              </w:rPr>
              <w:t>Field</w:t>
            </w:r>
          </w:p>
        </w:tc>
        <w:tc>
          <w:tcPr>
            <w:tcW w:w="2000" w:type="dxa"/>
            <w:shd w:val="clear" w:color="auto" w:fill="0F1F3D"/>
            <w:tcMar>
              <w:top w:w="100" w:type="dxa"/>
              <w:left w:w="140" w:type="dxa"/>
              <w:bottom w:w="100" w:type="dxa"/>
              <w:right w:w="140" w:type="dxa"/>
            </w:tcMar>
            <w:vAlign w:val="center"/>
          </w:tcPr>
          <w:p w14:paraId="5BECDB25" w14:textId="77777777" w:rsidR="00132DBB" w:rsidRDefault="00036BF4">
            <w:r>
              <w:rPr>
                <w:b/>
                <w:bCs/>
                <w:color w:val="FFFFFF"/>
                <w:sz w:val="20"/>
                <w:szCs w:val="20"/>
              </w:rPr>
              <w:t>Type</w:t>
            </w:r>
          </w:p>
        </w:tc>
        <w:tc>
          <w:tcPr>
            <w:tcW w:w="1200" w:type="dxa"/>
            <w:shd w:val="clear" w:color="auto" w:fill="0F1F3D"/>
            <w:tcMar>
              <w:top w:w="100" w:type="dxa"/>
              <w:left w:w="140" w:type="dxa"/>
              <w:bottom w:w="100" w:type="dxa"/>
              <w:right w:w="140" w:type="dxa"/>
            </w:tcMar>
            <w:vAlign w:val="center"/>
          </w:tcPr>
          <w:p w14:paraId="289FEFC9" w14:textId="77777777" w:rsidR="00132DBB" w:rsidRDefault="00036BF4">
            <w:r>
              <w:rPr>
                <w:b/>
                <w:bCs/>
                <w:color w:val="FFFFFF"/>
                <w:sz w:val="20"/>
                <w:szCs w:val="20"/>
              </w:rPr>
              <w:t>Nullable</w:t>
            </w:r>
          </w:p>
        </w:tc>
        <w:tc>
          <w:tcPr>
            <w:tcW w:w="3760" w:type="dxa"/>
            <w:shd w:val="clear" w:color="auto" w:fill="0F1F3D"/>
            <w:tcMar>
              <w:top w:w="100" w:type="dxa"/>
              <w:left w:w="140" w:type="dxa"/>
              <w:bottom w:w="100" w:type="dxa"/>
              <w:right w:w="140" w:type="dxa"/>
            </w:tcMar>
            <w:vAlign w:val="center"/>
          </w:tcPr>
          <w:p w14:paraId="1ABEC797" w14:textId="77777777" w:rsidR="00132DBB" w:rsidRDefault="00036BF4">
            <w:r>
              <w:rPr>
                <w:b/>
                <w:bCs/>
                <w:color w:val="FFFFFF"/>
                <w:sz w:val="20"/>
                <w:szCs w:val="20"/>
              </w:rPr>
              <w:t>Notes</w:t>
            </w:r>
          </w:p>
        </w:tc>
      </w:tr>
      <w:tr w:rsidR="00373686" w14:paraId="1FC4E7EE" w14:textId="77777777">
        <w:tc>
          <w:tcPr>
            <w:tcW w:w="2400" w:type="dxa"/>
            <w:shd w:val="clear" w:color="auto" w:fill="FFFFFF"/>
            <w:tcMar>
              <w:top w:w="100" w:type="dxa"/>
              <w:left w:w="140" w:type="dxa"/>
              <w:bottom w:w="100" w:type="dxa"/>
              <w:right w:w="140" w:type="dxa"/>
            </w:tcMar>
          </w:tcPr>
          <w:p w14:paraId="099A74D8" w14:textId="77777777" w:rsidR="00132DBB" w:rsidRDefault="00036BF4">
            <w:r>
              <w:rPr>
                <w:rFonts w:ascii="Courier New" w:eastAsia="Courier New" w:hAnsi="Courier New" w:cs="Courier New"/>
                <w:color w:val="0F1F3D"/>
                <w:sz w:val="18"/>
                <w:szCs w:val="18"/>
              </w:rPr>
              <w:lastRenderedPageBreak/>
              <w:t>kpi_id</w:t>
            </w:r>
          </w:p>
        </w:tc>
        <w:tc>
          <w:tcPr>
            <w:tcW w:w="2000" w:type="dxa"/>
            <w:shd w:val="clear" w:color="auto" w:fill="FFFFFF"/>
            <w:tcMar>
              <w:top w:w="100" w:type="dxa"/>
              <w:left w:w="140" w:type="dxa"/>
              <w:bottom w:w="100" w:type="dxa"/>
              <w:right w:w="140" w:type="dxa"/>
            </w:tcMar>
          </w:tcPr>
          <w:p w14:paraId="05813B58" w14:textId="77777777" w:rsidR="00132DBB" w:rsidRDefault="00036BF4">
            <w:r>
              <w:rPr>
                <w:sz w:val="20"/>
                <w:szCs w:val="20"/>
              </w:rPr>
              <w:t>uuid (FK)</w:t>
            </w:r>
          </w:p>
        </w:tc>
        <w:tc>
          <w:tcPr>
            <w:tcW w:w="1200" w:type="dxa"/>
            <w:shd w:val="clear" w:color="auto" w:fill="FFFFFF"/>
            <w:tcMar>
              <w:top w:w="100" w:type="dxa"/>
              <w:left w:w="140" w:type="dxa"/>
              <w:bottom w:w="100" w:type="dxa"/>
              <w:right w:w="140" w:type="dxa"/>
            </w:tcMar>
          </w:tcPr>
          <w:p w14:paraId="49CE4D46"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0A775A03" w14:textId="77777777" w:rsidR="00132DBB" w:rsidRDefault="00036BF4">
            <w:r>
              <w:rPr>
                <w:sz w:val="20"/>
                <w:szCs w:val="20"/>
              </w:rPr>
              <w:t>One per KPI</w:t>
            </w:r>
          </w:p>
        </w:tc>
      </w:tr>
      <w:tr w:rsidR="00373686" w14:paraId="53148310" w14:textId="77777777">
        <w:tc>
          <w:tcPr>
            <w:tcW w:w="2400" w:type="dxa"/>
            <w:shd w:val="clear" w:color="auto" w:fill="F0FAFA"/>
            <w:tcMar>
              <w:top w:w="100" w:type="dxa"/>
              <w:left w:w="140" w:type="dxa"/>
              <w:bottom w:w="100" w:type="dxa"/>
              <w:right w:w="140" w:type="dxa"/>
            </w:tcMar>
          </w:tcPr>
          <w:p w14:paraId="600249D6" w14:textId="77777777" w:rsidR="00132DBB" w:rsidRDefault="00036BF4">
            <w:r>
              <w:rPr>
                <w:rFonts w:ascii="Courier New" w:eastAsia="Courier New" w:hAnsi="Courier New" w:cs="Courier New"/>
                <w:color w:val="0F1F3D"/>
                <w:sz w:val="18"/>
                <w:szCs w:val="18"/>
              </w:rPr>
              <w:t>x</w:t>
            </w:r>
          </w:p>
        </w:tc>
        <w:tc>
          <w:tcPr>
            <w:tcW w:w="2000" w:type="dxa"/>
            <w:shd w:val="clear" w:color="auto" w:fill="F0FAFA"/>
            <w:tcMar>
              <w:top w:w="100" w:type="dxa"/>
              <w:left w:w="140" w:type="dxa"/>
              <w:bottom w:w="100" w:type="dxa"/>
              <w:right w:w="140" w:type="dxa"/>
            </w:tcMar>
          </w:tcPr>
          <w:p w14:paraId="52D76F4E" w14:textId="77777777" w:rsidR="00132DBB" w:rsidRDefault="00036BF4">
            <w:r>
              <w:rPr>
                <w:sz w:val="20"/>
                <w:szCs w:val="20"/>
              </w:rPr>
              <w:t>numeric(5,1)</w:t>
            </w:r>
          </w:p>
        </w:tc>
        <w:tc>
          <w:tcPr>
            <w:tcW w:w="1200" w:type="dxa"/>
            <w:shd w:val="clear" w:color="auto" w:fill="F0FAFA"/>
            <w:tcMar>
              <w:top w:w="100" w:type="dxa"/>
              <w:left w:w="140" w:type="dxa"/>
              <w:bottom w:w="100" w:type="dxa"/>
              <w:right w:w="140" w:type="dxa"/>
            </w:tcMar>
          </w:tcPr>
          <w:p w14:paraId="2DD5F800"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0497EABA" w14:textId="77777777" w:rsidR="00132DBB" w:rsidRDefault="00036BF4">
            <w:r>
              <w:rPr>
                <w:sz w:val="20"/>
                <w:szCs w:val="20"/>
              </w:rPr>
              <w:t>Upper bound of Unsatisfactory</w:t>
            </w:r>
          </w:p>
        </w:tc>
      </w:tr>
      <w:tr w:rsidR="00373686" w14:paraId="5F280791" w14:textId="77777777">
        <w:tc>
          <w:tcPr>
            <w:tcW w:w="2400" w:type="dxa"/>
            <w:shd w:val="clear" w:color="auto" w:fill="FFFFFF"/>
            <w:tcMar>
              <w:top w:w="100" w:type="dxa"/>
              <w:left w:w="140" w:type="dxa"/>
              <w:bottom w:w="100" w:type="dxa"/>
              <w:right w:w="140" w:type="dxa"/>
            </w:tcMar>
          </w:tcPr>
          <w:p w14:paraId="54F4DE12" w14:textId="77777777" w:rsidR="00132DBB" w:rsidRDefault="00036BF4">
            <w:r>
              <w:rPr>
                <w:rFonts w:ascii="Courier New" w:eastAsia="Courier New" w:hAnsi="Courier New" w:cs="Courier New"/>
                <w:color w:val="0F1F3D"/>
                <w:sz w:val="18"/>
                <w:szCs w:val="18"/>
              </w:rPr>
              <w:t>y</w:t>
            </w:r>
          </w:p>
        </w:tc>
        <w:tc>
          <w:tcPr>
            <w:tcW w:w="2000" w:type="dxa"/>
            <w:shd w:val="clear" w:color="auto" w:fill="FFFFFF"/>
            <w:tcMar>
              <w:top w:w="100" w:type="dxa"/>
              <w:left w:w="140" w:type="dxa"/>
              <w:bottom w:w="100" w:type="dxa"/>
              <w:right w:w="140" w:type="dxa"/>
            </w:tcMar>
          </w:tcPr>
          <w:p w14:paraId="50F82989" w14:textId="77777777" w:rsidR="00132DBB" w:rsidRDefault="00036BF4">
            <w:r>
              <w:rPr>
                <w:sz w:val="20"/>
                <w:szCs w:val="20"/>
              </w:rPr>
              <w:t>numeric(5,1)</w:t>
            </w:r>
          </w:p>
        </w:tc>
        <w:tc>
          <w:tcPr>
            <w:tcW w:w="1200" w:type="dxa"/>
            <w:shd w:val="clear" w:color="auto" w:fill="FFFFFF"/>
            <w:tcMar>
              <w:top w:w="100" w:type="dxa"/>
              <w:left w:w="140" w:type="dxa"/>
              <w:bottom w:w="100" w:type="dxa"/>
              <w:right w:w="140" w:type="dxa"/>
            </w:tcMar>
          </w:tcPr>
          <w:p w14:paraId="5B5E542B"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4CCFE8EF" w14:textId="77777777" w:rsidR="00132DBB" w:rsidRDefault="00036BF4">
            <w:r>
              <w:rPr>
                <w:sz w:val="20"/>
                <w:szCs w:val="20"/>
              </w:rPr>
              <w:t>Upper bound of Average</w:t>
            </w:r>
          </w:p>
        </w:tc>
      </w:tr>
      <w:tr w:rsidR="00373686" w14:paraId="4C8B5F6F" w14:textId="77777777">
        <w:tc>
          <w:tcPr>
            <w:tcW w:w="2400" w:type="dxa"/>
            <w:shd w:val="clear" w:color="auto" w:fill="F0FAFA"/>
            <w:tcMar>
              <w:top w:w="100" w:type="dxa"/>
              <w:left w:w="140" w:type="dxa"/>
              <w:bottom w:w="100" w:type="dxa"/>
              <w:right w:w="140" w:type="dxa"/>
            </w:tcMar>
          </w:tcPr>
          <w:p w14:paraId="1DB7315A" w14:textId="77777777" w:rsidR="00132DBB" w:rsidRDefault="00036BF4">
            <w:r>
              <w:rPr>
                <w:rFonts w:ascii="Courier New" w:eastAsia="Courier New" w:hAnsi="Courier New" w:cs="Courier New"/>
                <w:color w:val="0F1F3D"/>
                <w:sz w:val="18"/>
                <w:szCs w:val="18"/>
              </w:rPr>
              <w:t>lower_bound</w:t>
            </w:r>
          </w:p>
        </w:tc>
        <w:tc>
          <w:tcPr>
            <w:tcW w:w="2000" w:type="dxa"/>
            <w:shd w:val="clear" w:color="auto" w:fill="F0FAFA"/>
            <w:tcMar>
              <w:top w:w="100" w:type="dxa"/>
              <w:left w:w="140" w:type="dxa"/>
              <w:bottom w:w="100" w:type="dxa"/>
              <w:right w:w="140" w:type="dxa"/>
            </w:tcMar>
          </w:tcPr>
          <w:p w14:paraId="17ECFDD9" w14:textId="77777777" w:rsidR="00132DBB" w:rsidRDefault="00036BF4">
            <w:r>
              <w:rPr>
                <w:sz w:val="20"/>
                <w:szCs w:val="20"/>
              </w:rPr>
              <w:t>numeric(5,1)</w:t>
            </w:r>
          </w:p>
        </w:tc>
        <w:tc>
          <w:tcPr>
            <w:tcW w:w="1200" w:type="dxa"/>
            <w:shd w:val="clear" w:color="auto" w:fill="F0FAFA"/>
            <w:tcMar>
              <w:top w:w="100" w:type="dxa"/>
              <w:left w:w="140" w:type="dxa"/>
              <w:bottom w:w="100" w:type="dxa"/>
              <w:right w:w="140" w:type="dxa"/>
            </w:tcMar>
          </w:tcPr>
          <w:p w14:paraId="79D3317D"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361E8970" w14:textId="77777777" w:rsidR="00132DBB" w:rsidRDefault="00036BF4">
            <w:r>
              <w:rPr>
                <w:sz w:val="20"/>
                <w:szCs w:val="20"/>
              </w:rPr>
              <w:t>0 normally; −100 for NPS</w:t>
            </w:r>
          </w:p>
        </w:tc>
      </w:tr>
      <w:tr w:rsidR="00373686" w14:paraId="340FB718" w14:textId="77777777">
        <w:tc>
          <w:tcPr>
            <w:tcW w:w="2400" w:type="dxa"/>
            <w:shd w:val="clear" w:color="auto" w:fill="FFFFFF"/>
            <w:tcMar>
              <w:top w:w="100" w:type="dxa"/>
              <w:left w:w="140" w:type="dxa"/>
              <w:bottom w:w="100" w:type="dxa"/>
              <w:right w:w="140" w:type="dxa"/>
            </w:tcMar>
          </w:tcPr>
          <w:p w14:paraId="19D905AF" w14:textId="77777777" w:rsidR="00132DBB" w:rsidRDefault="00036BF4">
            <w:r>
              <w:rPr>
                <w:rFonts w:ascii="Courier New" w:eastAsia="Courier New" w:hAnsi="Courier New" w:cs="Courier New"/>
                <w:color w:val="0F1F3D"/>
                <w:sz w:val="18"/>
                <w:szCs w:val="18"/>
              </w:rPr>
              <w:t>upper_bound</w:t>
            </w:r>
          </w:p>
        </w:tc>
        <w:tc>
          <w:tcPr>
            <w:tcW w:w="2000" w:type="dxa"/>
            <w:shd w:val="clear" w:color="auto" w:fill="FFFFFF"/>
            <w:tcMar>
              <w:top w:w="100" w:type="dxa"/>
              <w:left w:w="140" w:type="dxa"/>
              <w:bottom w:w="100" w:type="dxa"/>
              <w:right w:w="140" w:type="dxa"/>
            </w:tcMar>
          </w:tcPr>
          <w:p w14:paraId="35BBD4AE" w14:textId="77777777" w:rsidR="00132DBB" w:rsidRDefault="00036BF4">
            <w:r>
              <w:rPr>
                <w:sz w:val="20"/>
                <w:szCs w:val="20"/>
              </w:rPr>
              <w:t>numeric(5,1)</w:t>
            </w:r>
          </w:p>
        </w:tc>
        <w:tc>
          <w:tcPr>
            <w:tcW w:w="1200" w:type="dxa"/>
            <w:shd w:val="clear" w:color="auto" w:fill="FFFFFF"/>
            <w:tcMar>
              <w:top w:w="100" w:type="dxa"/>
              <w:left w:w="140" w:type="dxa"/>
              <w:bottom w:w="100" w:type="dxa"/>
              <w:right w:w="140" w:type="dxa"/>
            </w:tcMar>
          </w:tcPr>
          <w:p w14:paraId="01DAE358"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45504910" w14:textId="77777777" w:rsidR="00132DBB" w:rsidRDefault="00036BF4">
            <w:r>
              <w:rPr>
                <w:sz w:val="20"/>
                <w:szCs w:val="20"/>
              </w:rPr>
              <w:t>100 normally; +100 for NPS</w:t>
            </w:r>
          </w:p>
        </w:tc>
      </w:tr>
    </w:tbl>
    <w:p w14:paraId="59EFDAC0" w14:textId="77777777" w:rsidR="00132DBB" w:rsidRDefault="00036BF4">
      <w:pPr>
        <w:spacing w:before="60" w:after="80"/>
      </w:pPr>
      <w:r>
        <w:rPr>
          <w:i/>
          <w:iCs/>
        </w:rPr>
        <w:t>Constraint: lower_bound &lt; x &lt; y &lt; upper_bound.</w:t>
      </w:r>
    </w:p>
    <w:p w14:paraId="61A7D915" w14:textId="77777777" w:rsidR="00132DBB" w:rsidRDefault="00036BF4">
      <w:pPr>
        <w:pStyle w:val="Heading3"/>
      </w:pPr>
      <w:r>
        <w:t>4.2.3 KPIPerspective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200"/>
        <w:gridCol w:w="3760"/>
      </w:tblGrid>
      <w:tr w:rsidR="00373686" w14:paraId="057E6E56" w14:textId="77777777">
        <w:tc>
          <w:tcPr>
            <w:tcW w:w="2400" w:type="dxa"/>
            <w:shd w:val="clear" w:color="auto" w:fill="0F1F3D"/>
            <w:tcMar>
              <w:top w:w="100" w:type="dxa"/>
              <w:left w:w="140" w:type="dxa"/>
              <w:bottom w:w="100" w:type="dxa"/>
              <w:right w:w="140" w:type="dxa"/>
            </w:tcMar>
            <w:vAlign w:val="center"/>
          </w:tcPr>
          <w:p w14:paraId="7F3FD297" w14:textId="77777777" w:rsidR="00132DBB" w:rsidRDefault="00036BF4">
            <w:r>
              <w:rPr>
                <w:b/>
                <w:bCs/>
                <w:color w:val="FFFFFF"/>
                <w:sz w:val="20"/>
                <w:szCs w:val="20"/>
              </w:rPr>
              <w:t>Field</w:t>
            </w:r>
          </w:p>
        </w:tc>
        <w:tc>
          <w:tcPr>
            <w:tcW w:w="2000" w:type="dxa"/>
            <w:shd w:val="clear" w:color="auto" w:fill="0F1F3D"/>
            <w:tcMar>
              <w:top w:w="100" w:type="dxa"/>
              <w:left w:w="140" w:type="dxa"/>
              <w:bottom w:w="100" w:type="dxa"/>
              <w:right w:w="140" w:type="dxa"/>
            </w:tcMar>
            <w:vAlign w:val="center"/>
          </w:tcPr>
          <w:p w14:paraId="4E7EF480" w14:textId="77777777" w:rsidR="00132DBB" w:rsidRDefault="00036BF4">
            <w:r>
              <w:rPr>
                <w:b/>
                <w:bCs/>
                <w:color w:val="FFFFFF"/>
                <w:sz w:val="20"/>
                <w:szCs w:val="20"/>
              </w:rPr>
              <w:t>Type</w:t>
            </w:r>
          </w:p>
        </w:tc>
        <w:tc>
          <w:tcPr>
            <w:tcW w:w="1200" w:type="dxa"/>
            <w:shd w:val="clear" w:color="auto" w:fill="0F1F3D"/>
            <w:tcMar>
              <w:top w:w="100" w:type="dxa"/>
              <w:left w:w="140" w:type="dxa"/>
              <w:bottom w:w="100" w:type="dxa"/>
              <w:right w:w="140" w:type="dxa"/>
            </w:tcMar>
            <w:vAlign w:val="center"/>
          </w:tcPr>
          <w:p w14:paraId="77769FE6" w14:textId="77777777" w:rsidR="00132DBB" w:rsidRDefault="00036BF4">
            <w:r>
              <w:rPr>
                <w:b/>
                <w:bCs/>
                <w:color w:val="FFFFFF"/>
                <w:sz w:val="20"/>
                <w:szCs w:val="20"/>
              </w:rPr>
              <w:t>Nullable</w:t>
            </w:r>
          </w:p>
        </w:tc>
        <w:tc>
          <w:tcPr>
            <w:tcW w:w="3760" w:type="dxa"/>
            <w:shd w:val="clear" w:color="auto" w:fill="0F1F3D"/>
            <w:tcMar>
              <w:top w:w="100" w:type="dxa"/>
              <w:left w:w="140" w:type="dxa"/>
              <w:bottom w:w="100" w:type="dxa"/>
              <w:right w:w="140" w:type="dxa"/>
            </w:tcMar>
            <w:vAlign w:val="center"/>
          </w:tcPr>
          <w:p w14:paraId="1CE12CBF" w14:textId="77777777" w:rsidR="00132DBB" w:rsidRDefault="00036BF4">
            <w:r>
              <w:rPr>
                <w:b/>
                <w:bCs/>
                <w:color w:val="FFFFFF"/>
                <w:sz w:val="20"/>
                <w:szCs w:val="20"/>
              </w:rPr>
              <w:t>Notes</w:t>
            </w:r>
          </w:p>
        </w:tc>
      </w:tr>
      <w:tr w:rsidR="00373686" w14:paraId="3431084F" w14:textId="77777777">
        <w:tc>
          <w:tcPr>
            <w:tcW w:w="2400" w:type="dxa"/>
            <w:shd w:val="clear" w:color="auto" w:fill="FFFFFF"/>
            <w:tcMar>
              <w:top w:w="100" w:type="dxa"/>
              <w:left w:w="140" w:type="dxa"/>
              <w:bottom w:w="100" w:type="dxa"/>
              <w:right w:w="140" w:type="dxa"/>
            </w:tcMar>
          </w:tcPr>
          <w:p w14:paraId="5E5B8FA3" w14:textId="77777777" w:rsidR="00132DBB" w:rsidRDefault="00036BF4">
            <w:r>
              <w:rPr>
                <w:rFonts w:ascii="Courier New" w:eastAsia="Courier New" w:hAnsi="Courier New" w:cs="Courier New"/>
                <w:color w:val="0F1F3D"/>
                <w:sz w:val="18"/>
                <w:szCs w:val="18"/>
              </w:rPr>
              <w:t>kpi_id</w:t>
            </w:r>
          </w:p>
        </w:tc>
        <w:tc>
          <w:tcPr>
            <w:tcW w:w="2000" w:type="dxa"/>
            <w:shd w:val="clear" w:color="auto" w:fill="FFFFFF"/>
            <w:tcMar>
              <w:top w:w="100" w:type="dxa"/>
              <w:left w:w="140" w:type="dxa"/>
              <w:bottom w:w="100" w:type="dxa"/>
              <w:right w:w="140" w:type="dxa"/>
            </w:tcMar>
          </w:tcPr>
          <w:p w14:paraId="79A25B78" w14:textId="77777777" w:rsidR="00132DBB" w:rsidRDefault="00036BF4">
            <w:r>
              <w:rPr>
                <w:sz w:val="20"/>
                <w:szCs w:val="20"/>
              </w:rPr>
              <w:t>uuid (FK)</w:t>
            </w:r>
          </w:p>
        </w:tc>
        <w:tc>
          <w:tcPr>
            <w:tcW w:w="1200" w:type="dxa"/>
            <w:shd w:val="clear" w:color="auto" w:fill="FFFFFF"/>
            <w:tcMar>
              <w:top w:w="100" w:type="dxa"/>
              <w:left w:w="140" w:type="dxa"/>
              <w:bottom w:w="100" w:type="dxa"/>
              <w:right w:w="140" w:type="dxa"/>
            </w:tcMar>
          </w:tcPr>
          <w:p w14:paraId="649C0314"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502EF31A" w14:textId="77777777" w:rsidR="00132DBB" w:rsidRDefault="00036BF4">
            <w:r>
              <w:rPr>
                <w:sz w:val="20"/>
                <w:szCs w:val="20"/>
              </w:rPr>
              <w:t>—</w:t>
            </w:r>
          </w:p>
        </w:tc>
      </w:tr>
      <w:tr w:rsidR="00373686" w14:paraId="20C37110" w14:textId="77777777">
        <w:tc>
          <w:tcPr>
            <w:tcW w:w="2400" w:type="dxa"/>
            <w:shd w:val="clear" w:color="auto" w:fill="F0FAFA"/>
            <w:tcMar>
              <w:top w:w="100" w:type="dxa"/>
              <w:left w:w="140" w:type="dxa"/>
              <w:bottom w:w="100" w:type="dxa"/>
              <w:right w:w="140" w:type="dxa"/>
            </w:tcMar>
          </w:tcPr>
          <w:p w14:paraId="58188CB3" w14:textId="77777777" w:rsidR="00132DBB" w:rsidRDefault="00036BF4">
            <w:r>
              <w:rPr>
                <w:rFonts w:ascii="Courier New" w:eastAsia="Courier New" w:hAnsi="Courier New" w:cs="Courier New"/>
                <w:color w:val="0F1F3D"/>
                <w:sz w:val="18"/>
                <w:szCs w:val="18"/>
              </w:rPr>
              <w:t>label</w:t>
            </w:r>
          </w:p>
        </w:tc>
        <w:tc>
          <w:tcPr>
            <w:tcW w:w="2000" w:type="dxa"/>
            <w:shd w:val="clear" w:color="auto" w:fill="F0FAFA"/>
            <w:tcMar>
              <w:top w:w="100" w:type="dxa"/>
              <w:left w:w="140" w:type="dxa"/>
              <w:bottom w:w="100" w:type="dxa"/>
              <w:right w:w="140" w:type="dxa"/>
            </w:tcMar>
          </w:tcPr>
          <w:p w14:paraId="40DA8C3D" w14:textId="77777777" w:rsidR="00132DBB" w:rsidRDefault="00036BF4">
            <w:r>
              <w:rPr>
                <w:sz w:val="20"/>
                <w:szCs w:val="20"/>
              </w:rPr>
              <w:t>varchar(60)</w:t>
            </w:r>
          </w:p>
        </w:tc>
        <w:tc>
          <w:tcPr>
            <w:tcW w:w="1200" w:type="dxa"/>
            <w:shd w:val="clear" w:color="auto" w:fill="F0FAFA"/>
            <w:tcMar>
              <w:top w:w="100" w:type="dxa"/>
              <w:left w:w="140" w:type="dxa"/>
              <w:bottom w:w="100" w:type="dxa"/>
              <w:right w:w="140" w:type="dxa"/>
            </w:tcMar>
          </w:tcPr>
          <w:p w14:paraId="1B42D881"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6E788641" w14:textId="77777777" w:rsidR="00132DBB" w:rsidRDefault="00036BF4">
            <w:r>
              <w:rPr>
                <w:sz w:val="20"/>
                <w:szCs w:val="20"/>
              </w:rPr>
              <w:t>Perspective name (e.g., Attitude, Knowledge, Willingness to Help). Max 10 rows per KPI.</w:t>
            </w:r>
          </w:p>
        </w:tc>
      </w:tr>
      <w:tr w:rsidR="00942FAD" w14:paraId="61197B50" w14:textId="77777777">
        <w:tc>
          <w:tcPr>
            <w:tcW w:w="2400" w:type="dxa"/>
            <w:shd w:val="clear" w:color="auto" w:fill="FFFFFF"/>
            <w:tcMar>
              <w:top w:w="100" w:type="dxa"/>
              <w:left w:w="140" w:type="dxa"/>
              <w:bottom w:w="100" w:type="dxa"/>
              <w:right w:w="140" w:type="dxa"/>
            </w:tcMar>
          </w:tcPr>
          <w:p w14:paraId="04D539A0" w14:textId="77777777" w:rsidR="00942FAD" w:rsidRDefault="00000000">
            <w:r>
              <w:rPr>
                <w:rFonts w:ascii="Courier New" w:eastAsia="Courier New" w:hAnsi="Courier New" w:cs="Courier New"/>
                <w:color w:val="0F1F3D"/>
                <w:sz w:val="18"/>
                <w:szCs w:val="18"/>
              </w:rPr>
              <w:t>id</w:t>
            </w:r>
          </w:p>
        </w:tc>
        <w:tc>
          <w:tcPr>
            <w:tcW w:w="2000" w:type="dxa"/>
            <w:shd w:val="clear" w:color="auto" w:fill="FFFFFF"/>
            <w:tcMar>
              <w:top w:w="100" w:type="dxa"/>
              <w:left w:w="140" w:type="dxa"/>
              <w:bottom w:w="100" w:type="dxa"/>
              <w:right w:w="140" w:type="dxa"/>
            </w:tcMar>
          </w:tcPr>
          <w:p w14:paraId="03105531" w14:textId="77777777" w:rsidR="00942FAD" w:rsidRDefault="00000000">
            <w:r>
              <w:rPr>
                <w:sz w:val="20"/>
                <w:szCs w:val="20"/>
              </w:rPr>
              <w:t>uuid (PK)</w:t>
            </w:r>
          </w:p>
        </w:tc>
        <w:tc>
          <w:tcPr>
            <w:tcW w:w="1200" w:type="dxa"/>
            <w:shd w:val="clear" w:color="auto" w:fill="FFFFFF"/>
            <w:tcMar>
              <w:top w:w="100" w:type="dxa"/>
              <w:left w:w="140" w:type="dxa"/>
              <w:bottom w:w="100" w:type="dxa"/>
              <w:right w:w="140" w:type="dxa"/>
            </w:tcMar>
          </w:tcPr>
          <w:p w14:paraId="24A0F6C5" w14:textId="77777777" w:rsidR="00942FAD" w:rsidRDefault="00000000">
            <w:r>
              <w:rPr>
                <w:sz w:val="20"/>
                <w:szCs w:val="20"/>
              </w:rPr>
              <w:t>No</w:t>
            </w:r>
          </w:p>
        </w:tc>
        <w:tc>
          <w:tcPr>
            <w:tcW w:w="3760" w:type="dxa"/>
            <w:shd w:val="clear" w:color="auto" w:fill="FFFFFF"/>
            <w:tcMar>
              <w:top w:w="100" w:type="dxa"/>
              <w:left w:w="140" w:type="dxa"/>
              <w:bottom w:w="100" w:type="dxa"/>
              <w:right w:w="140" w:type="dxa"/>
            </w:tcMar>
          </w:tcPr>
          <w:p w14:paraId="4E279F5C" w14:textId="77777777" w:rsidR="00942FAD" w:rsidRDefault="00000000">
            <w:r>
              <w:rPr>
                <w:sz w:val="20"/>
                <w:szCs w:val="20"/>
              </w:rPr>
              <w:t>Stable perspective identifier. Referenced by M-01 question bindings and M-06 per-perspective score records.</w:t>
            </w:r>
          </w:p>
        </w:tc>
      </w:tr>
      <w:tr w:rsidR="00942FAD" w14:paraId="65C5259C" w14:textId="77777777">
        <w:tc>
          <w:tcPr>
            <w:tcW w:w="2400" w:type="dxa"/>
            <w:shd w:val="clear" w:color="auto" w:fill="F0FAFA"/>
            <w:tcMar>
              <w:top w:w="100" w:type="dxa"/>
              <w:left w:w="140" w:type="dxa"/>
              <w:bottom w:w="100" w:type="dxa"/>
              <w:right w:w="140" w:type="dxa"/>
            </w:tcMar>
          </w:tcPr>
          <w:p w14:paraId="299CA5AC" w14:textId="77777777" w:rsidR="00942FAD" w:rsidRDefault="00000000">
            <w:r>
              <w:rPr>
                <w:rFonts w:ascii="Courier New" w:eastAsia="Courier New" w:hAnsi="Courier New" w:cs="Courier New"/>
                <w:color w:val="0F1F3D"/>
                <w:sz w:val="18"/>
                <w:szCs w:val="18"/>
              </w:rPr>
              <w:t>display_order</w:t>
            </w:r>
          </w:p>
        </w:tc>
        <w:tc>
          <w:tcPr>
            <w:tcW w:w="2000" w:type="dxa"/>
            <w:shd w:val="clear" w:color="auto" w:fill="F0FAFA"/>
            <w:tcMar>
              <w:top w:w="100" w:type="dxa"/>
              <w:left w:w="140" w:type="dxa"/>
              <w:bottom w:w="100" w:type="dxa"/>
              <w:right w:w="140" w:type="dxa"/>
            </w:tcMar>
          </w:tcPr>
          <w:p w14:paraId="798C89C1" w14:textId="77777777" w:rsidR="00942FAD" w:rsidRDefault="00000000">
            <w:r>
              <w:rPr>
                <w:sz w:val="20"/>
                <w:szCs w:val="20"/>
              </w:rPr>
              <w:t>smallint</w:t>
            </w:r>
          </w:p>
        </w:tc>
        <w:tc>
          <w:tcPr>
            <w:tcW w:w="1200" w:type="dxa"/>
            <w:shd w:val="clear" w:color="auto" w:fill="F0FAFA"/>
            <w:tcMar>
              <w:top w:w="100" w:type="dxa"/>
              <w:left w:w="140" w:type="dxa"/>
              <w:bottom w:w="100" w:type="dxa"/>
              <w:right w:w="140" w:type="dxa"/>
            </w:tcMar>
          </w:tcPr>
          <w:p w14:paraId="1F8D9BE3" w14:textId="77777777" w:rsidR="00942FAD" w:rsidRDefault="00000000">
            <w:r>
              <w:rPr>
                <w:sz w:val="20"/>
                <w:szCs w:val="20"/>
              </w:rPr>
              <w:t>No</w:t>
            </w:r>
          </w:p>
        </w:tc>
        <w:tc>
          <w:tcPr>
            <w:tcW w:w="3760" w:type="dxa"/>
            <w:shd w:val="clear" w:color="auto" w:fill="F0FAFA"/>
            <w:tcMar>
              <w:top w:w="100" w:type="dxa"/>
              <w:left w:w="140" w:type="dxa"/>
              <w:bottom w:w="100" w:type="dxa"/>
              <w:right w:w="140" w:type="dxa"/>
            </w:tcMar>
          </w:tcPr>
          <w:p w14:paraId="16A2272A" w14:textId="77777777" w:rsidR="00942FAD" w:rsidRDefault="00000000">
            <w:r>
              <w:rPr>
                <w:sz w:val="20"/>
                <w:szCs w:val="20"/>
              </w:rPr>
              <w:t>Order shown in the config UI and in the M-07 drill-down.</w:t>
            </w:r>
          </w:p>
        </w:tc>
      </w:tr>
    </w:tbl>
    <w:p w14:paraId="5740CA15" w14:textId="77777777" w:rsidR="00942FAD" w:rsidRDefault="00000000">
      <w:pPr>
        <w:spacing w:before="60" w:after="80"/>
      </w:pPr>
      <w:r>
        <w:rPr>
          <w:i/>
          <w:iCs/>
        </w:rPr>
        <w:t>Note: Per-perspective scores are computed and stored by M-06 alongside the KPI's overall score (one score per perspective per reporting period). The overall KPI score is computed from the KPI's own question(s) and is never an arithmetic roll-up of perspective scores (see FR-2.14).</w:t>
      </w:r>
    </w:p>
    <w:p w14:paraId="6B955D7F" w14:textId="77777777" w:rsidR="00132DBB" w:rsidRDefault="00036BF4">
      <w:pPr>
        <w:pStyle w:val="Heading3"/>
      </w:pPr>
      <w:r>
        <w:t>4.2.4 CXIWeight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200"/>
        <w:gridCol w:w="3760"/>
      </w:tblGrid>
      <w:tr w:rsidR="00373686" w14:paraId="67EBC755" w14:textId="77777777">
        <w:tc>
          <w:tcPr>
            <w:tcW w:w="2400" w:type="dxa"/>
            <w:shd w:val="clear" w:color="auto" w:fill="0F1F3D"/>
            <w:tcMar>
              <w:top w:w="100" w:type="dxa"/>
              <w:left w:w="140" w:type="dxa"/>
              <w:bottom w:w="100" w:type="dxa"/>
              <w:right w:w="140" w:type="dxa"/>
            </w:tcMar>
            <w:vAlign w:val="center"/>
          </w:tcPr>
          <w:p w14:paraId="5C30B11E" w14:textId="77777777" w:rsidR="00132DBB" w:rsidRDefault="00036BF4">
            <w:r>
              <w:rPr>
                <w:b/>
                <w:bCs/>
                <w:color w:val="FFFFFF"/>
                <w:sz w:val="20"/>
                <w:szCs w:val="20"/>
              </w:rPr>
              <w:t>Field</w:t>
            </w:r>
          </w:p>
        </w:tc>
        <w:tc>
          <w:tcPr>
            <w:tcW w:w="2000" w:type="dxa"/>
            <w:shd w:val="clear" w:color="auto" w:fill="0F1F3D"/>
            <w:tcMar>
              <w:top w:w="100" w:type="dxa"/>
              <w:left w:w="140" w:type="dxa"/>
              <w:bottom w:w="100" w:type="dxa"/>
              <w:right w:w="140" w:type="dxa"/>
            </w:tcMar>
            <w:vAlign w:val="center"/>
          </w:tcPr>
          <w:p w14:paraId="5307BFF6" w14:textId="77777777" w:rsidR="00132DBB" w:rsidRDefault="00036BF4">
            <w:r>
              <w:rPr>
                <w:b/>
                <w:bCs/>
                <w:color w:val="FFFFFF"/>
                <w:sz w:val="20"/>
                <w:szCs w:val="20"/>
              </w:rPr>
              <w:t>Type</w:t>
            </w:r>
          </w:p>
        </w:tc>
        <w:tc>
          <w:tcPr>
            <w:tcW w:w="1200" w:type="dxa"/>
            <w:shd w:val="clear" w:color="auto" w:fill="0F1F3D"/>
            <w:tcMar>
              <w:top w:w="100" w:type="dxa"/>
              <w:left w:w="140" w:type="dxa"/>
              <w:bottom w:w="100" w:type="dxa"/>
              <w:right w:w="140" w:type="dxa"/>
            </w:tcMar>
            <w:vAlign w:val="center"/>
          </w:tcPr>
          <w:p w14:paraId="6B5C2811" w14:textId="77777777" w:rsidR="00132DBB" w:rsidRDefault="00036BF4">
            <w:r>
              <w:rPr>
                <w:b/>
                <w:bCs/>
                <w:color w:val="FFFFFF"/>
                <w:sz w:val="20"/>
                <w:szCs w:val="20"/>
              </w:rPr>
              <w:t>Nullable</w:t>
            </w:r>
          </w:p>
        </w:tc>
        <w:tc>
          <w:tcPr>
            <w:tcW w:w="3760" w:type="dxa"/>
            <w:shd w:val="clear" w:color="auto" w:fill="0F1F3D"/>
            <w:tcMar>
              <w:top w:w="100" w:type="dxa"/>
              <w:left w:w="140" w:type="dxa"/>
              <w:bottom w:w="100" w:type="dxa"/>
              <w:right w:w="140" w:type="dxa"/>
            </w:tcMar>
            <w:vAlign w:val="center"/>
          </w:tcPr>
          <w:p w14:paraId="4979FD00" w14:textId="77777777" w:rsidR="00132DBB" w:rsidRDefault="00036BF4">
            <w:r>
              <w:rPr>
                <w:b/>
                <w:bCs/>
                <w:color w:val="FFFFFF"/>
                <w:sz w:val="20"/>
                <w:szCs w:val="20"/>
              </w:rPr>
              <w:t>Notes</w:t>
            </w:r>
          </w:p>
        </w:tc>
      </w:tr>
      <w:tr w:rsidR="00373686" w14:paraId="32CEE883" w14:textId="77777777">
        <w:tc>
          <w:tcPr>
            <w:tcW w:w="2400" w:type="dxa"/>
            <w:shd w:val="clear" w:color="auto" w:fill="FFFFFF"/>
            <w:tcMar>
              <w:top w:w="100" w:type="dxa"/>
              <w:left w:w="140" w:type="dxa"/>
              <w:bottom w:w="100" w:type="dxa"/>
              <w:right w:w="140" w:type="dxa"/>
            </w:tcMar>
          </w:tcPr>
          <w:p w14:paraId="5B4AFC04" w14:textId="77777777" w:rsidR="00132DBB" w:rsidRDefault="00036BF4">
            <w:r>
              <w:rPr>
                <w:rFonts w:ascii="Courier New" w:eastAsia="Courier New" w:hAnsi="Courier New" w:cs="Courier New"/>
                <w:color w:val="0F1F3D"/>
                <w:sz w:val="18"/>
                <w:szCs w:val="18"/>
              </w:rPr>
              <w:t>cxi_kpi_id</w:t>
            </w:r>
          </w:p>
        </w:tc>
        <w:tc>
          <w:tcPr>
            <w:tcW w:w="2000" w:type="dxa"/>
            <w:shd w:val="clear" w:color="auto" w:fill="FFFFFF"/>
            <w:tcMar>
              <w:top w:w="100" w:type="dxa"/>
              <w:left w:w="140" w:type="dxa"/>
              <w:bottom w:w="100" w:type="dxa"/>
              <w:right w:w="140" w:type="dxa"/>
            </w:tcMar>
          </w:tcPr>
          <w:p w14:paraId="66B3141F" w14:textId="77777777" w:rsidR="00132DBB" w:rsidRDefault="00036BF4">
            <w:r>
              <w:rPr>
                <w:sz w:val="20"/>
                <w:szCs w:val="20"/>
              </w:rPr>
              <w:t>uuid (FK)</w:t>
            </w:r>
          </w:p>
        </w:tc>
        <w:tc>
          <w:tcPr>
            <w:tcW w:w="1200" w:type="dxa"/>
            <w:shd w:val="clear" w:color="auto" w:fill="FFFFFF"/>
            <w:tcMar>
              <w:top w:w="100" w:type="dxa"/>
              <w:left w:w="140" w:type="dxa"/>
              <w:bottom w:w="100" w:type="dxa"/>
              <w:right w:w="140" w:type="dxa"/>
            </w:tcMar>
          </w:tcPr>
          <w:p w14:paraId="7F17CDF6"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4F455B5D" w14:textId="77777777" w:rsidR="00132DBB" w:rsidRDefault="00036BF4">
            <w:r>
              <w:rPr>
                <w:sz w:val="20"/>
                <w:szCs w:val="20"/>
              </w:rPr>
              <w:t>The CXI KPI</w:t>
            </w:r>
          </w:p>
        </w:tc>
      </w:tr>
      <w:tr w:rsidR="00373686" w14:paraId="1F5F804D" w14:textId="77777777">
        <w:tc>
          <w:tcPr>
            <w:tcW w:w="2400" w:type="dxa"/>
            <w:shd w:val="clear" w:color="auto" w:fill="F0FAFA"/>
            <w:tcMar>
              <w:top w:w="100" w:type="dxa"/>
              <w:left w:w="140" w:type="dxa"/>
              <w:bottom w:w="100" w:type="dxa"/>
              <w:right w:w="140" w:type="dxa"/>
            </w:tcMar>
          </w:tcPr>
          <w:p w14:paraId="46BAA861" w14:textId="77777777" w:rsidR="00132DBB" w:rsidRDefault="00036BF4">
            <w:r>
              <w:rPr>
                <w:rFonts w:ascii="Courier New" w:eastAsia="Courier New" w:hAnsi="Courier New" w:cs="Courier New"/>
                <w:color w:val="0F1F3D"/>
                <w:sz w:val="18"/>
                <w:szCs w:val="18"/>
              </w:rPr>
              <w:t>member_kpi_id</w:t>
            </w:r>
          </w:p>
        </w:tc>
        <w:tc>
          <w:tcPr>
            <w:tcW w:w="2000" w:type="dxa"/>
            <w:shd w:val="clear" w:color="auto" w:fill="F0FAFA"/>
            <w:tcMar>
              <w:top w:w="100" w:type="dxa"/>
              <w:left w:w="140" w:type="dxa"/>
              <w:bottom w:w="100" w:type="dxa"/>
              <w:right w:w="140" w:type="dxa"/>
            </w:tcMar>
          </w:tcPr>
          <w:p w14:paraId="01DA7353" w14:textId="77777777" w:rsidR="00132DBB" w:rsidRDefault="00036BF4">
            <w:r>
              <w:rPr>
                <w:sz w:val="20"/>
                <w:szCs w:val="20"/>
              </w:rPr>
              <w:t>uuid (FK)</w:t>
            </w:r>
          </w:p>
        </w:tc>
        <w:tc>
          <w:tcPr>
            <w:tcW w:w="1200" w:type="dxa"/>
            <w:shd w:val="clear" w:color="auto" w:fill="F0FAFA"/>
            <w:tcMar>
              <w:top w:w="100" w:type="dxa"/>
              <w:left w:w="140" w:type="dxa"/>
              <w:bottom w:w="100" w:type="dxa"/>
              <w:right w:w="140" w:type="dxa"/>
            </w:tcMar>
          </w:tcPr>
          <w:p w14:paraId="3486E1B6" w14:textId="77777777" w:rsidR="00132DBB" w:rsidRDefault="00036BF4">
            <w:r>
              <w:rPr>
                <w:sz w:val="20"/>
                <w:szCs w:val="20"/>
              </w:rPr>
              <w:t>No</w:t>
            </w:r>
          </w:p>
        </w:tc>
        <w:tc>
          <w:tcPr>
            <w:tcW w:w="3760" w:type="dxa"/>
            <w:shd w:val="clear" w:color="auto" w:fill="F0FAFA"/>
            <w:tcMar>
              <w:top w:w="100" w:type="dxa"/>
              <w:left w:w="140" w:type="dxa"/>
              <w:bottom w:w="100" w:type="dxa"/>
              <w:right w:w="140" w:type="dxa"/>
            </w:tcMar>
          </w:tcPr>
          <w:p w14:paraId="358DE38E" w14:textId="77777777" w:rsidR="00132DBB" w:rsidRDefault="00036BF4">
            <w:r>
              <w:rPr>
                <w:sz w:val="20"/>
                <w:szCs w:val="20"/>
              </w:rPr>
              <w:t>An included active KPI; unique with cxi_kpi_id</w:t>
            </w:r>
          </w:p>
        </w:tc>
      </w:tr>
      <w:tr w:rsidR="00373686" w14:paraId="5341F60A" w14:textId="77777777">
        <w:tc>
          <w:tcPr>
            <w:tcW w:w="2400" w:type="dxa"/>
            <w:shd w:val="clear" w:color="auto" w:fill="FFFFFF"/>
            <w:tcMar>
              <w:top w:w="100" w:type="dxa"/>
              <w:left w:w="140" w:type="dxa"/>
              <w:bottom w:w="100" w:type="dxa"/>
              <w:right w:w="140" w:type="dxa"/>
            </w:tcMar>
          </w:tcPr>
          <w:p w14:paraId="2DC9C8EA" w14:textId="77777777" w:rsidR="00132DBB" w:rsidRDefault="00036BF4">
            <w:r>
              <w:rPr>
                <w:rFonts w:ascii="Courier New" w:eastAsia="Courier New" w:hAnsi="Courier New" w:cs="Courier New"/>
                <w:color w:val="0F1F3D"/>
                <w:sz w:val="18"/>
                <w:szCs w:val="18"/>
              </w:rPr>
              <w:t>weight</w:t>
            </w:r>
          </w:p>
        </w:tc>
        <w:tc>
          <w:tcPr>
            <w:tcW w:w="2000" w:type="dxa"/>
            <w:shd w:val="clear" w:color="auto" w:fill="FFFFFF"/>
            <w:tcMar>
              <w:top w:w="100" w:type="dxa"/>
              <w:left w:w="140" w:type="dxa"/>
              <w:bottom w:w="100" w:type="dxa"/>
              <w:right w:w="140" w:type="dxa"/>
            </w:tcMar>
          </w:tcPr>
          <w:p w14:paraId="312D82AA" w14:textId="77777777" w:rsidR="00132DBB" w:rsidRDefault="00036BF4">
            <w:r>
              <w:rPr>
                <w:sz w:val="20"/>
                <w:szCs w:val="20"/>
              </w:rPr>
              <w:t>smallint</w:t>
            </w:r>
          </w:p>
        </w:tc>
        <w:tc>
          <w:tcPr>
            <w:tcW w:w="1200" w:type="dxa"/>
            <w:shd w:val="clear" w:color="auto" w:fill="FFFFFF"/>
            <w:tcMar>
              <w:top w:w="100" w:type="dxa"/>
              <w:left w:w="140" w:type="dxa"/>
              <w:bottom w:w="100" w:type="dxa"/>
              <w:right w:w="140" w:type="dxa"/>
            </w:tcMar>
          </w:tcPr>
          <w:p w14:paraId="39FA7C70" w14:textId="77777777" w:rsidR="00132DBB" w:rsidRDefault="00036BF4">
            <w:r>
              <w:rPr>
                <w:sz w:val="20"/>
                <w:szCs w:val="20"/>
              </w:rPr>
              <w:t>No</w:t>
            </w:r>
          </w:p>
        </w:tc>
        <w:tc>
          <w:tcPr>
            <w:tcW w:w="3760" w:type="dxa"/>
            <w:shd w:val="clear" w:color="auto" w:fill="FFFFFF"/>
            <w:tcMar>
              <w:top w:w="100" w:type="dxa"/>
              <w:left w:w="140" w:type="dxa"/>
              <w:bottom w:w="100" w:type="dxa"/>
              <w:right w:w="140" w:type="dxa"/>
            </w:tcMar>
          </w:tcPr>
          <w:p w14:paraId="5984B5DE" w14:textId="77777777" w:rsidR="00132DBB" w:rsidRDefault="00036BF4">
            <w:r>
              <w:rPr>
                <w:sz w:val="20"/>
                <w:szCs w:val="20"/>
              </w:rPr>
              <w:t>Positive integer; engine normalises</w:t>
            </w:r>
          </w:p>
        </w:tc>
      </w:tr>
    </w:tbl>
    <w:p w14:paraId="2488C928" w14:textId="77777777" w:rsidR="00132DBB" w:rsidRDefault="00036BF4">
      <w:r>
        <w:br w:type="page"/>
      </w:r>
    </w:p>
    <w:p w14:paraId="2E99D01C" w14:textId="77777777" w:rsidR="00132DBB" w:rsidRDefault="00036BF4">
      <w:pPr>
        <w:pStyle w:val="Heading1"/>
      </w:pPr>
      <w:r>
        <w:lastRenderedPageBreak/>
        <w:t>5. External Interface Requirements</w:t>
      </w:r>
    </w:p>
    <w:p w14:paraId="5DD18E13" w14:textId="77777777" w:rsidR="00132DBB" w:rsidRDefault="00036BF4">
      <w:pPr>
        <w:pStyle w:val="Heading2"/>
      </w:pPr>
      <w:r>
        <w:t>5.1 API Endpoints</w:t>
      </w:r>
    </w:p>
    <w:p w14:paraId="4B4448D1" w14:textId="77777777" w:rsidR="00132DBB" w:rsidRDefault="00036BF4">
      <w:pPr>
        <w:pStyle w:val="ListParagraph"/>
        <w:numPr>
          <w:ilvl w:val="0"/>
          <w:numId w:val="2"/>
        </w:numPr>
        <w:spacing w:before="40" w:after="40"/>
      </w:pPr>
      <w:r>
        <w:t>GET /api/kpis — list (supports ?type=, ?active_only=, ?search=)</w:t>
      </w:r>
    </w:p>
    <w:p w14:paraId="15AA5292" w14:textId="77777777" w:rsidR="00132DBB" w:rsidRDefault="00036BF4">
      <w:pPr>
        <w:pStyle w:val="ListParagraph"/>
        <w:numPr>
          <w:ilvl w:val="0"/>
          <w:numId w:val="2"/>
        </w:numPr>
        <w:spacing w:before="40" w:after="40"/>
      </w:pPr>
      <w:r>
        <w:t>POST /api/kpis — create custom KPI</w:t>
      </w:r>
    </w:p>
    <w:p w14:paraId="422E59F2" w14:textId="77777777" w:rsidR="00132DBB" w:rsidRDefault="00036BF4">
      <w:pPr>
        <w:pStyle w:val="ListParagraph"/>
        <w:numPr>
          <w:ilvl w:val="0"/>
          <w:numId w:val="2"/>
        </w:numPr>
        <w:spacing w:before="40" w:after="40"/>
      </w:pPr>
      <w:r>
        <w:t>GET /api/kpis/{id} — read full configuration</w:t>
      </w:r>
    </w:p>
    <w:p w14:paraId="073D6785" w14:textId="77777777" w:rsidR="00132DBB" w:rsidRDefault="00036BF4">
      <w:pPr>
        <w:pStyle w:val="ListParagraph"/>
        <w:numPr>
          <w:ilvl w:val="0"/>
          <w:numId w:val="2"/>
        </w:numPr>
        <w:spacing w:before="40" w:after="40"/>
      </w:pPr>
      <w:r>
        <w:t>PUT /api/kpis/{id} — update configuration</w:t>
      </w:r>
    </w:p>
    <w:p w14:paraId="59B8FB2F" w14:textId="77777777" w:rsidR="00132DBB" w:rsidRDefault="00036BF4">
      <w:pPr>
        <w:pStyle w:val="ListParagraph"/>
        <w:numPr>
          <w:ilvl w:val="0"/>
          <w:numId w:val="2"/>
        </w:numPr>
        <w:spacing w:before="40" w:after="40"/>
      </w:pPr>
      <w:r>
        <w:t>PATCH /api/kpis/{id}/activation — activate/deactivate</w:t>
      </w:r>
    </w:p>
    <w:p w14:paraId="288917D0" w14:textId="77777777" w:rsidR="00132DBB" w:rsidRDefault="00036BF4">
      <w:pPr>
        <w:pStyle w:val="ListParagraph"/>
        <w:numPr>
          <w:ilvl w:val="0"/>
          <w:numId w:val="2"/>
        </w:numPr>
        <w:spacing w:before="40" w:after="40"/>
      </w:pPr>
      <w:r>
        <w:t>GET /api/kpis/{id}/binding-usage — returns N touchpoints / M journeys for confirmation dialogs</w:t>
      </w:r>
    </w:p>
    <w:p w14:paraId="2E6342F5" w14:textId="77777777" w:rsidR="00132DBB" w:rsidRDefault="00036BF4">
      <w:pPr>
        <w:pStyle w:val="ListParagraph"/>
        <w:numPr>
          <w:ilvl w:val="0"/>
          <w:numId w:val="2"/>
        </w:numPr>
        <w:spacing w:before="40" w:after="40"/>
      </w:pPr>
      <w:r>
        <w:t>PUT /api/kpis/{cxi_id}/weights — update CXI weight table</w:t>
      </w:r>
    </w:p>
    <w:p w14:paraId="310C73EB" w14:textId="77777777" w:rsidR="00132DBB" w:rsidRDefault="00036BF4">
      <w:pPr>
        <w:spacing w:before="60" w:after="80"/>
      </w:pPr>
      <w:r>
        <w:t>No delete endpoint exists for KPIs. Error envelope follows the platform standard with code, message_en, message_ar, details.</w:t>
      </w:r>
    </w:p>
    <w:p w14:paraId="45C7B9B7" w14:textId="77777777" w:rsidR="00132DBB" w:rsidRDefault="00036BF4">
      <w:pPr>
        <w:pStyle w:val="Heading2"/>
      </w:pPr>
      <w:r>
        <w:t>5.2 Consumed by Sibling Modules</w:t>
      </w:r>
    </w:p>
    <w:p w14:paraId="1A2C75ED" w14:textId="77777777" w:rsidR="00132DBB" w:rsidRDefault="00036BF4">
      <w:pPr>
        <w:pStyle w:val="ListParagraph"/>
        <w:numPr>
          <w:ilvl w:val="0"/>
          <w:numId w:val="2"/>
        </w:numPr>
        <w:spacing w:before="40" w:after="40"/>
      </w:pPr>
      <w:r>
        <w:t>M-16 reads active KPI definitions for the touchpoint KPI picker and applies normalisation/method during scoring.</w:t>
      </w:r>
    </w:p>
    <w:p w14:paraId="36B4D3C6" w14:textId="77777777" w:rsidR="00132DBB" w:rsidRDefault="00036BF4">
      <w:pPr>
        <w:pStyle w:val="ListParagraph"/>
        <w:numPr>
          <w:ilvl w:val="0"/>
          <w:numId w:val="2"/>
        </w:numPr>
        <w:spacing w:before="40" w:after="40"/>
      </w:pPr>
      <w:r>
        <w:t>M-01 reads scale + representation style for question rendering.</w:t>
      </w:r>
    </w:p>
    <w:p w14:paraId="522D2221" w14:textId="77777777" w:rsidR="00132DBB" w:rsidRDefault="00036BF4">
      <w:pPr>
        <w:pStyle w:val="ListParagraph"/>
        <w:numPr>
          <w:ilvl w:val="0"/>
          <w:numId w:val="2"/>
        </w:numPr>
        <w:spacing w:before="40" w:after="40"/>
      </w:pPr>
      <w:r>
        <w:t>M-07 reads thresholds, target, visualization form, and the Show-on-Dashboard flag.</w:t>
      </w:r>
    </w:p>
    <w:p w14:paraId="2883259B" w14:textId="77777777" w:rsidR="00132DBB" w:rsidRDefault="00036BF4">
      <w:pPr>
        <w:pStyle w:val="ListParagraph"/>
        <w:numPr>
          <w:ilvl w:val="0"/>
          <w:numId w:val="2"/>
        </w:numPr>
        <w:spacing w:before="40" w:after="40"/>
      </w:pPr>
      <w:r>
        <w:t>M-09 reads thresholds and target for alerting.</w:t>
      </w:r>
    </w:p>
    <w:p w14:paraId="4A466813" w14:textId="77777777" w:rsidR="00132DBB" w:rsidRDefault="00036BF4">
      <w:pPr>
        <w:pStyle w:val="Heading1"/>
      </w:pPr>
      <w:r>
        <w:t>6. Non-Functional Requirements</w:t>
      </w:r>
    </w:p>
    <w:p w14:paraId="0A1386A9" w14:textId="77777777" w:rsidR="00132DBB" w:rsidRDefault="00036BF4">
      <w:pPr>
        <w:pStyle w:val="ListParagraph"/>
        <w:numPr>
          <w:ilvl w:val="0"/>
          <w:numId w:val="2"/>
        </w:numPr>
        <w:spacing w:before="40" w:after="40"/>
      </w:pPr>
      <w:r>
        <w:rPr>
          <w:b/>
          <w:bCs/>
          <w:color w:val="0F1F3D"/>
        </w:rPr>
        <w:t xml:space="preserve">NFR-1: </w:t>
      </w:r>
      <w:r>
        <w:t>KPI list and configuration pages load within 1.5s on standard tenant data volumes.</w:t>
      </w:r>
    </w:p>
    <w:p w14:paraId="2A21A822" w14:textId="77777777" w:rsidR="00132DBB" w:rsidRDefault="00036BF4">
      <w:pPr>
        <w:pStyle w:val="ListParagraph"/>
        <w:numPr>
          <w:ilvl w:val="0"/>
          <w:numId w:val="2"/>
        </w:numPr>
        <w:spacing w:before="40" w:after="40"/>
      </w:pPr>
      <w:r>
        <w:rPr>
          <w:b/>
          <w:bCs/>
          <w:color w:val="0F1F3D"/>
        </w:rPr>
        <w:t xml:space="preserve">NFR-2: </w:t>
      </w:r>
      <w:r>
        <w:t>Live preview updates render within 100ms of a field change (perceived as instant).</w:t>
      </w:r>
    </w:p>
    <w:p w14:paraId="683BF6AB" w14:textId="77777777" w:rsidR="00132DBB" w:rsidRDefault="00036BF4">
      <w:pPr>
        <w:pStyle w:val="ListParagraph"/>
        <w:numPr>
          <w:ilvl w:val="0"/>
          <w:numId w:val="2"/>
        </w:numPr>
        <w:spacing w:before="40" w:after="40"/>
      </w:pPr>
      <w:r>
        <w:rPr>
          <w:b/>
          <w:bCs/>
          <w:color w:val="0F1F3D"/>
        </w:rPr>
        <w:t xml:space="preserve">NFR-3: </w:t>
      </w:r>
      <w:r>
        <w:t>All configuration changes are audit-logged (M-11) and tenant-isolated.</w:t>
      </w:r>
    </w:p>
    <w:p w14:paraId="5F72E18D" w14:textId="77777777" w:rsidR="00132DBB" w:rsidRDefault="00036BF4">
      <w:pPr>
        <w:pStyle w:val="ListParagraph"/>
        <w:numPr>
          <w:ilvl w:val="0"/>
          <w:numId w:val="2"/>
        </w:numPr>
        <w:spacing w:before="40" w:after="40"/>
      </w:pPr>
      <w:r>
        <w:rPr>
          <w:b/>
          <w:bCs/>
          <w:color w:val="0F1F3D"/>
        </w:rPr>
        <w:t xml:space="preserve">NFR-4: </w:t>
      </w:r>
      <w:r>
        <w:t>WCAG 2.1 AA: gauge colour bands must carry a non-colour cue (label/marker) for colour-blind users.</w:t>
      </w:r>
    </w:p>
    <w:p w14:paraId="5543B97C" w14:textId="77777777" w:rsidR="00132DBB" w:rsidRDefault="00036BF4">
      <w:pPr>
        <w:pStyle w:val="ListParagraph"/>
        <w:numPr>
          <w:ilvl w:val="0"/>
          <w:numId w:val="2"/>
        </w:numPr>
        <w:spacing w:before="40" w:after="40"/>
      </w:pPr>
      <w:r>
        <w:rPr>
          <w:b/>
          <w:bCs/>
          <w:color w:val="0F1F3D"/>
        </w:rPr>
        <w:t xml:space="preserve">NFR-5: </w:t>
      </w:r>
      <w:r>
        <w:t>Full RTL parity between Arabic and English.</w:t>
      </w:r>
    </w:p>
    <w:p w14:paraId="222FAD07" w14:textId="77777777" w:rsidR="00132DBB" w:rsidRDefault="00036BF4">
      <w:pPr>
        <w:pStyle w:val="ListParagraph"/>
        <w:numPr>
          <w:ilvl w:val="0"/>
          <w:numId w:val="2"/>
        </w:numPr>
        <w:spacing w:before="40" w:after="40"/>
      </w:pPr>
      <w:r>
        <w:rPr>
          <w:b/>
          <w:bCs/>
          <w:color w:val="0F1F3D"/>
        </w:rPr>
        <w:t xml:space="preserve">NFR-6: </w:t>
      </w:r>
      <w:r>
        <w:t>Save operations are atomic — KPIDefinition, KPIThreshold, KPIPerspective, and CXIWeight persist in a single transaction.</w:t>
      </w:r>
    </w:p>
    <w:p w14:paraId="1A0DBD5D" w14:textId="77777777" w:rsidR="00132DBB" w:rsidRDefault="00036BF4">
      <w:pPr>
        <w:pStyle w:val="Heading1"/>
      </w:pPr>
      <w:r>
        <w:t>7. Dependency &amp; Side-Effect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73686" w14:paraId="12B0130B" w14:textId="77777777">
        <w:tc>
          <w:tcPr>
            <w:tcW w:w="2200" w:type="dxa"/>
            <w:shd w:val="clear" w:color="auto" w:fill="0F1F3D"/>
            <w:tcMar>
              <w:top w:w="100" w:type="dxa"/>
              <w:left w:w="140" w:type="dxa"/>
              <w:bottom w:w="100" w:type="dxa"/>
              <w:right w:w="140" w:type="dxa"/>
            </w:tcMar>
            <w:vAlign w:val="center"/>
          </w:tcPr>
          <w:p w14:paraId="1C2647C5" w14:textId="77777777" w:rsidR="00132DBB" w:rsidRDefault="00036BF4">
            <w:r>
              <w:rPr>
                <w:b/>
                <w:bCs/>
                <w:color w:val="FFFFFF"/>
                <w:sz w:val="20"/>
                <w:szCs w:val="20"/>
              </w:rPr>
              <w:t>Dimension</w:t>
            </w:r>
          </w:p>
        </w:tc>
        <w:tc>
          <w:tcPr>
            <w:tcW w:w="7160" w:type="dxa"/>
            <w:shd w:val="clear" w:color="auto" w:fill="0F1F3D"/>
            <w:tcMar>
              <w:top w:w="100" w:type="dxa"/>
              <w:left w:w="140" w:type="dxa"/>
              <w:bottom w:w="100" w:type="dxa"/>
              <w:right w:w="140" w:type="dxa"/>
            </w:tcMar>
            <w:vAlign w:val="center"/>
          </w:tcPr>
          <w:p w14:paraId="039BFFC6" w14:textId="77777777" w:rsidR="00132DBB" w:rsidRDefault="00036BF4">
            <w:r>
              <w:rPr>
                <w:b/>
                <w:bCs/>
                <w:color w:val="FFFFFF"/>
                <w:sz w:val="20"/>
                <w:szCs w:val="20"/>
              </w:rPr>
              <w:t>Finding</w:t>
            </w:r>
          </w:p>
        </w:tc>
      </w:tr>
      <w:tr w:rsidR="00373686" w14:paraId="6D6414A5" w14:textId="77777777">
        <w:tc>
          <w:tcPr>
            <w:tcW w:w="2200" w:type="dxa"/>
            <w:shd w:val="clear" w:color="auto" w:fill="FFFFFF"/>
            <w:tcMar>
              <w:top w:w="100" w:type="dxa"/>
              <w:left w:w="140" w:type="dxa"/>
              <w:bottom w:w="100" w:type="dxa"/>
              <w:right w:w="140" w:type="dxa"/>
            </w:tcMar>
          </w:tcPr>
          <w:p w14:paraId="07D744BF" w14:textId="77777777" w:rsidR="00132DBB" w:rsidRDefault="00036BF4">
            <w:r>
              <w:rPr>
                <w:b/>
                <w:bCs/>
                <w:sz w:val="20"/>
                <w:szCs w:val="20"/>
              </w:rPr>
              <w:t>M-16</w:t>
            </w:r>
          </w:p>
        </w:tc>
        <w:tc>
          <w:tcPr>
            <w:tcW w:w="7160" w:type="dxa"/>
            <w:shd w:val="clear" w:color="auto" w:fill="FFFFFF"/>
            <w:tcMar>
              <w:top w:w="100" w:type="dxa"/>
              <w:left w:w="140" w:type="dxa"/>
              <w:bottom w:w="100" w:type="dxa"/>
              <w:right w:w="140" w:type="dxa"/>
            </w:tcMar>
          </w:tcPr>
          <w:p w14:paraId="68750C41" w14:textId="77777777" w:rsidR="00132DBB" w:rsidRDefault="00036BF4">
            <w:r>
              <w:rPr>
                <w:sz w:val="20"/>
                <w:szCs w:val="20"/>
              </w:rPr>
              <w:t>Consumes active KPI list and definitions. Deactivating a KPI bound to active touchpoints requires the confirmation flow (FR-2.40) and affects future scoring only — never historical snapshots.</w:t>
            </w:r>
          </w:p>
        </w:tc>
      </w:tr>
      <w:tr w:rsidR="00373686" w14:paraId="5D01468F" w14:textId="77777777">
        <w:tc>
          <w:tcPr>
            <w:tcW w:w="2200" w:type="dxa"/>
            <w:shd w:val="clear" w:color="auto" w:fill="F0FAFA"/>
            <w:tcMar>
              <w:top w:w="100" w:type="dxa"/>
              <w:left w:w="140" w:type="dxa"/>
              <w:bottom w:w="100" w:type="dxa"/>
              <w:right w:w="140" w:type="dxa"/>
            </w:tcMar>
          </w:tcPr>
          <w:p w14:paraId="3378E186" w14:textId="77777777" w:rsidR="00132DBB" w:rsidRDefault="00036BF4">
            <w:r>
              <w:rPr>
                <w:b/>
                <w:bCs/>
                <w:sz w:val="20"/>
                <w:szCs w:val="20"/>
              </w:rPr>
              <w:t>M-01</w:t>
            </w:r>
          </w:p>
        </w:tc>
        <w:tc>
          <w:tcPr>
            <w:tcW w:w="7160" w:type="dxa"/>
            <w:shd w:val="clear" w:color="auto" w:fill="F0FAFA"/>
            <w:tcMar>
              <w:top w:w="100" w:type="dxa"/>
              <w:left w:w="140" w:type="dxa"/>
              <w:bottom w:w="100" w:type="dxa"/>
              <w:right w:w="140" w:type="dxa"/>
            </w:tcMar>
          </w:tcPr>
          <w:p w14:paraId="3F709497" w14:textId="77777777" w:rsidR="00132DBB" w:rsidRDefault="00036BF4">
            <w:r>
              <w:rPr>
                <w:sz w:val="20"/>
                <w:szCs w:val="20"/>
              </w:rPr>
              <w:t>Scale/representation changes alter how bound survey questions render; scale change on a bound KPI is a structural change (FR-2.23).</w:t>
            </w:r>
          </w:p>
        </w:tc>
      </w:tr>
      <w:tr w:rsidR="00373686" w14:paraId="7F316A5D" w14:textId="77777777">
        <w:tc>
          <w:tcPr>
            <w:tcW w:w="2200" w:type="dxa"/>
            <w:shd w:val="clear" w:color="auto" w:fill="FFFFFF"/>
            <w:tcMar>
              <w:top w:w="100" w:type="dxa"/>
              <w:left w:w="140" w:type="dxa"/>
              <w:bottom w:w="100" w:type="dxa"/>
              <w:right w:w="140" w:type="dxa"/>
            </w:tcMar>
          </w:tcPr>
          <w:p w14:paraId="14FCD6C2" w14:textId="77777777" w:rsidR="00132DBB" w:rsidRDefault="00036BF4">
            <w:r>
              <w:rPr>
                <w:b/>
                <w:bCs/>
                <w:sz w:val="20"/>
                <w:szCs w:val="20"/>
              </w:rPr>
              <w:lastRenderedPageBreak/>
              <w:t>M-07</w:t>
            </w:r>
          </w:p>
        </w:tc>
        <w:tc>
          <w:tcPr>
            <w:tcW w:w="7160" w:type="dxa"/>
            <w:shd w:val="clear" w:color="auto" w:fill="FFFFFF"/>
            <w:tcMar>
              <w:top w:w="100" w:type="dxa"/>
              <w:left w:w="140" w:type="dxa"/>
              <w:bottom w:w="100" w:type="dxa"/>
              <w:right w:w="140" w:type="dxa"/>
            </w:tcMar>
          </w:tcPr>
          <w:p w14:paraId="42C79F27" w14:textId="77777777" w:rsidR="00132DBB" w:rsidRDefault="00036BF4">
            <w:r>
              <w:rPr>
                <w:sz w:val="20"/>
                <w:szCs w:val="20"/>
              </w:rPr>
              <w:t>Show-on-Dashboard and thresholds drive dashboard cards and band colouring.</w:t>
            </w:r>
          </w:p>
        </w:tc>
      </w:tr>
      <w:tr w:rsidR="00373686" w14:paraId="29DF97D9" w14:textId="77777777">
        <w:tc>
          <w:tcPr>
            <w:tcW w:w="2200" w:type="dxa"/>
            <w:shd w:val="clear" w:color="auto" w:fill="F0FAFA"/>
            <w:tcMar>
              <w:top w:w="100" w:type="dxa"/>
              <w:left w:w="140" w:type="dxa"/>
              <w:bottom w:w="100" w:type="dxa"/>
              <w:right w:w="140" w:type="dxa"/>
            </w:tcMar>
          </w:tcPr>
          <w:p w14:paraId="25CA71C4" w14:textId="77777777" w:rsidR="00132DBB" w:rsidRDefault="00036BF4">
            <w:r>
              <w:rPr>
                <w:b/>
                <w:bCs/>
                <w:sz w:val="20"/>
                <w:szCs w:val="20"/>
              </w:rPr>
              <w:t>M-09</w:t>
            </w:r>
          </w:p>
        </w:tc>
        <w:tc>
          <w:tcPr>
            <w:tcW w:w="7160" w:type="dxa"/>
            <w:shd w:val="clear" w:color="auto" w:fill="F0FAFA"/>
            <w:tcMar>
              <w:top w:w="100" w:type="dxa"/>
              <w:left w:w="140" w:type="dxa"/>
              <w:bottom w:w="100" w:type="dxa"/>
              <w:right w:w="140" w:type="dxa"/>
            </w:tcMar>
          </w:tcPr>
          <w:p w14:paraId="627B28F8" w14:textId="77777777" w:rsidR="00132DBB" w:rsidRDefault="00036BF4">
            <w:r>
              <w:rPr>
                <w:sz w:val="20"/>
                <w:szCs w:val="20"/>
              </w:rPr>
              <w:t>Threshold/target changes change alert behaviour on the next evaluation cycle.</w:t>
            </w:r>
          </w:p>
        </w:tc>
      </w:tr>
      <w:tr w:rsidR="00373686" w14:paraId="63407F82" w14:textId="77777777">
        <w:tc>
          <w:tcPr>
            <w:tcW w:w="2200" w:type="dxa"/>
            <w:shd w:val="clear" w:color="auto" w:fill="FFFFFF"/>
            <w:tcMar>
              <w:top w:w="100" w:type="dxa"/>
              <w:left w:w="140" w:type="dxa"/>
              <w:bottom w:w="100" w:type="dxa"/>
              <w:right w:w="140" w:type="dxa"/>
            </w:tcMar>
          </w:tcPr>
          <w:p w14:paraId="01D12CF0" w14:textId="77777777" w:rsidR="00132DBB" w:rsidRDefault="00036BF4">
            <w:r>
              <w:rPr>
                <w:b/>
                <w:bCs/>
                <w:sz w:val="20"/>
                <w:szCs w:val="20"/>
              </w:rPr>
              <w:t>Data integrity</w:t>
            </w:r>
          </w:p>
        </w:tc>
        <w:tc>
          <w:tcPr>
            <w:tcW w:w="7160" w:type="dxa"/>
            <w:shd w:val="clear" w:color="auto" w:fill="FFFFFF"/>
            <w:tcMar>
              <w:top w:w="100" w:type="dxa"/>
              <w:left w:w="140" w:type="dxa"/>
              <w:bottom w:w="100" w:type="dxa"/>
              <w:right w:w="140" w:type="dxa"/>
            </w:tcMar>
          </w:tcPr>
          <w:p w14:paraId="50B5A324" w14:textId="77777777" w:rsidR="00132DBB" w:rsidRDefault="00036BF4">
            <w:r>
              <w:rPr>
                <w:sz w:val="20"/>
                <w:szCs w:val="20"/>
              </w:rPr>
              <w:t>Immutable Short Name preserves referential integrity across M-16 bindings and historical score records.</w:t>
            </w:r>
          </w:p>
        </w:tc>
      </w:tr>
    </w:tbl>
    <w:p w14:paraId="3C68907E" w14:textId="77777777" w:rsidR="00132DBB" w:rsidRDefault="00036BF4">
      <w:pPr>
        <w:pStyle w:val="Heading1"/>
      </w:pPr>
      <w:r>
        <w:t>8. Out of Scope</w:t>
      </w:r>
    </w:p>
    <w:p w14:paraId="127C0BB1" w14:textId="77777777" w:rsidR="00132DBB" w:rsidRDefault="00036BF4">
      <w:pPr>
        <w:pStyle w:val="ListParagraph"/>
        <w:numPr>
          <w:ilvl w:val="0"/>
          <w:numId w:val="2"/>
        </w:numPr>
        <w:spacing w:before="40" w:after="40"/>
      </w:pPr>
      <w:r>
        <w:t>Score computation execution and aggregation (engine internals; M-16 owns multi-level aggregation)</w:t>
      </w:r>
    </w:p>
    <w:p w14:paraId="3BD93794" w14:textId="77777777" w:rsidR="00132DBB" w:rsidRDefault="00036BF4">
      <w:pPr>
        <w:pStyle w:val="ListParagraph"/>
        <w:numPr>
          <w:ilvl w:val="0"/>
          <w:numId w:val="2"/>
        </w:numPr>
        <w:spacing w:before="40" w:after="40"/>
      </w:pPr>
      <w:r>
        <w:t>Per-touchpoint KPI weights (M-16)</w:t>
      </w:r>
    </w:p>
    <w:p w14:paraId="1735FE09" w14:textId="77777777" w:rsidR="00132DBB" w:rsidRDefault="00036BF4">
      <w:pPr>
        <w:pStyle w:val="ListParagraph"/>
        <w:numPr>
          <w:ilvl w:val="0"/>
          <w:numId w:val="2"/>
        </w:numPr>
        <w:spacing w:before="40" w:after="40"/>
      </w:pPr>
      <w:r>
        <w:t>KPI deletion (permanently unsupported)</w:t>
      </w:r>
    </w:p>
    <w:p w14:paraId="0D5F6DDF" w14:textId="77777777" w:rsidR="00132DBB" w:rsidRDefault="00036BF4">
      <w:pPr>
        <w:pStyle w:val="ListParagraph"/>
        <w:numPr>
          <w:ilvl w:val="0"/>
          <w:numId w:val="2"/>
        </w:numPr>
        <w:spacing w:before="40" w:after="40"/>
      </w:pPr>
      <w:r>
        <w:t>AI-suggested KPI configuration (future)</w:t>
      </w:r>
    </w:p>
    <w:p w14:paraId="2106CC3F" w14:textId="77777777" w:rsidR="00132DBB" w:rsidRDefault="00036BF4">
      <w:pPr>
        <w:pStyle w:val="ListParagraph"/>
        <w:numPr>
          <w:ilvl w:val="0"/>
          <w:numId w:val="2"/>
        </w:numPr>
        <w:spacing w:before="40" w:after="40"/>
      </w:pPr>
      <w:r>
        <w:t>Bulk import/export of KPI definitions (future)</w:t>
      </w:r>
    </w:p>
    <w:p w14:paraId="1CD64443" w14:textId="77777777" w:rsidR="00132DBB" w:rsidRDefault="00036BF4">
      <w:pPr>
        <w:pStyle w:val="ListParagraph"/>
        <w:numPr>
          <w:ilvl w:val="0"/>
          <w:numId w:val="2"/>
        </w:numPr>
        <w:spacing w:before="40" w:after="40"/>
      </w:pPr>
      <w:r>
        <w:t>Per-language renaming of the three threshold band labels (future)</w:t>
      </w:r>
    </w:p>
    <w:p w14:paraId="63057ABB" w14:textId="77777777" w:rsidR="00132DBB" w:rsidRDefault="00036BF4">
      <w:pPr>
        <w:pStyle w:val="Heading1"/>
      </w:pPr>
      <w:r>
        <w:t>9. KPI Normalisation Reference</w:t>
      </w:r>
    </w:p>
    <w:p w14:paraId="64424135" w14:textId="77777777" w:rsidR="00132DBB" w:rsidRDefault="00036BF4">
      <w:pPr>
        <w:spacing w:before="60" w:after="80"/>
      </w:pPr>
      <w:r>
        <w:t>Applied by the M-06 computation engine; consistent with M-16 Section 3.3.4. Maps each raw scale to a 0–100 index (NPS excepted — displays raw −100 to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373686" w14:paraId="1D92E95D" w14:textId="77777777">
        <w:tc>
          <w:tcPr>
            <w:tcW w:w="2600" w:type="dxa"/>
            <w:shd w:val="clear" w:color="auto" w:fill="0F1F3D"/>
            <w:tcMar>
              <w:top w:w="100" w:type="dxa"/>
              <w:left w:w="140" w:type="dxa"/>
              <w:bottom w:w="100" w:type="dxa"/>
              <w:right w:w="140" w:type="dxa"/>
            </w:tcMar>
            <w:vAlign w:val="center"/>
          </w:tcPr>
          <w:p w14:paraId="5CCC6FF5" w14:textId="77777777" w:rsidR="00132DBB" w:rsidRDefault="00036BF4">
            <w:r>
              <w:rPr>
                <w:b/>
                <w:bCs/>
                <w:color w:val="FFFFFF"/>
                <w:sz w:val="20"/>
                <w:szCs w:val="20"/>
              </w:rPr>
              <w:t>KPI / Scale</w:t>
            </w:r>
          </w:p>
        </w:tc>
        <w:tc>
          <w:tcPr>
            <w:tcW w:w="1800" w:type="dxa"/>
            <w:shd w:val="clear" w:color="auto" w:fill="0F1F3D"/>
            <w:tcMar>
              <w:top w:w="100" w:type="dxa"/>
              <w:left w:w="140" w:type="dxa"/>
              <w:bottom w:w="100" w:type="dxa"/>
              <w:right w:w="140" w:type="dxa"/>
            </w:tcMar>
            <w:vAlign w:val="center"/>
          </w:tcPr>
          <w:p w14:paraId="29F004D0" w14:textId="77777777" w:rsidR="00132DBB" w:rsidRDefault="00036BF4">
            <w:r>
              <w:rPr>
                <w:b/>
                <w:bCs/>
                <w:color w:val="FFFFFF"/>
                <w:sz w:val="20"/>
                <w:szCs w:val="20"/>
              </w:rPr>
              <w:t>Raw</w:t>
            </w:r>
          </w:p>
        </w:tc>
        <w:tc>
          <w:tcPr>
            <w:tcW w:w="4960" w:type="dxa"/>
            <w:shd w:val="clear" w:color="auto" w:fill="0F1F3D"/>
            <w:tcMar>
              <w:top w:w="100" w:type="dxa"/>
              <w:left w:w="140" w:type="dxa"/>
              <w:bottom w:w="100" w:type="dxa"/>
              <w:right w:w="140" w:type="dxa"/>
            </w:tcMar>
            <w:vAlign w:val="center"/>
          </w:tcPr>
          <w:p w14:paraId="77F56E3C" w14:textId="77777777" w:rsidR="00132DBB" w:rsidRDefault="00036BF4">
            <w:r>
              <w:rPr>
                <w:b/>
                <w:bCs/>
                <w:color w:val="FFFFFF"/>
                <w:sz w:val="20"/>
                <w:szCs w:val="20"/>
              </w:rPr>
              <w:t>Normalisation</w:t>
            </w:r>
          </w:p>
        </w:tc>
      </w:tr>
      <w:tr w:rsidR="00373686" w14:paraId="3B8E5C94" w14:textId="77777777">
        <w:tc>
          <w:tcPr>
            <w:tcW w:w="2600" w:type="dxa"/>
            <w:shd w:val="clear" w:color="auto" w:fill="FFFFFF"/>
            <w:tcMar>
              <w:top w:w="100" w:type="dxa"/>
              <w:left w:w="140" w:type="dxa"/>
              <w:bottom w:w="100" w:type="dxa"/>
              <w:right w:w="140" w:type="dxa"/>
            </w:tcMar>
          </w:tcPr>
          <w:p w14:paraId="280F481D" w14:textId="77777777" w:rsidR="00132DBB" w:rsidRDefault="00036BF4">
            <w:r>
              <w:rPr>
                <w:b/>
                <w:bCs/>
                <w:sz w:val="20"/>
                <w:szCs w:val="20"/>
              </w:rPr>
              <w:t>NPS</w:t>
            </w:r>
          </w:p>
        </w:tc>
        <w:tc>
          <w:tcPr>
            <w:tcW w:w="1800" w:type="dxa"/>
            <w:shd w:val="clear" w:color="auto" w:fill="FFFFFF"/>
            <w:tcMar>
              <w:top w:w="100" w:type="dxa"/>
              <w:left w:w="140" w:type="dxa"/>
              <w:bottom w:w="100" w:type="dxa"/>
              <w:right w:w="140" w:type="dxa"/>
            </w:tcMar>
          </w:tcPr>
          <w:p w14:paraId="6D4E4445" w14:textId="77777777" w:rsidR="00132DBB" w:rsidRDefault="00036BF4">
            <w:r>
              <w:rPr>
                <w:sz w:val="20"/>
                <w:szCs w:val="20"/>
              </w:rPr>
              <w:t>−100..+100</w:t>
            </w:r>
          </w:p>
        </w:tc>
        <w:tc>
          <w:tcPr>
            <w:tcW w:w="4960" w:type="dxa"/>
            <w:shd w:val="clear" w:color="auto" w:fill="FFFFFF"/>
            <w:tcMar>
              <w:top w:w="100" w:type="dxa"/>
              <w:left w:w="140" w:type="dxa"/>
              <w:bottom w:w="100" w:type="dxa"/>
              <w:right w:w="140" w:type="dxa"/>
            </w:tcMar>
          </w:tcPr>
          <w:p w14:paraId="6E9DECB2" w14:textId="77777777" w:rsidR="00132DBB" w:rsidRDefault="00036BF4">
            <w:r>
              <w:rPr>
                <w:rFonts w:ascii="Courier New" w:eastAsia="Courier New" w:hAnsi="Courier New" w:cs="Courier New"/>
                <w:color w:val="0F1F3D"/>
                <w:sz w:val="18"/>
                <w:szCs w:val="18"/>
              </w:rPr>
              <w:t>Displayed raw; bands applied to raw value</w:t>
            </w:r>
          </w:p>
        </w:tc>
      </w:tr>
      <w:tr w:rsidR="00373686" w14:paraId="2ACB95A1" w14:textId="77777777">
        <w:tc>
          <w:tcPr>
            <w:tcW w:w="2600" w:type="dxa"/>
            <w:shd w:val="clear" w:color="auto" w:fill="F0FAFA"/>
            <w:tcMar>
              <w:top w:w="100" w:type="dxa"/>
              <w:left w:w="140" w:type="dxa"/>
              <w:bottom w:w="100" w:type="dxa"/>
              <w:right w:w="140" w:type="dxa"/>
            </w:tcMar>
          </w:tcPr>
          <w:p w14:paraId="5F82739A" w14:textId="77777777" w:rsidR="00132DBB" w:rsidRDefault="00036BF4">
            <w:r>
              <w:rPr>
                <w:b/>
                <w:bCs/>
                <w:sz w:val="20"/>
                <w:szCs w:val="20"/>
              </w:rPr>
              <w:t>scale 1–5</w:t>
            </w:r>
          </w:p>
        </w:tc>
        <w:tc>
          <w:tcPr>
            <w:tcW w:w="1800" w:type="dxa"/>
            <w:shd w:val="clear" w:color="auto" w:fill="F0FAFA"/>
            <w:tcMar>
              <w:top w:w="100" w:type="dxa"/>
              <w:left w:w="140" w:type="dxa"/>
              <w:bottom w:w="100" w:type="dxa"/>
              <w:right w:w="140" w:type="dxa"/>
            </w:tcMar>
          </w:tcPr>
          <w:p w14:paraId="2A99D2FB" w14:textId="77777777" w:rsidR="00132DBB" w:rsidRDefault="00036BF4">
            <w:r>
              <w:rPr>
                <w:sz w:val="20"/>
                <w:szCs w:val="20"/>
              </w:rPr>
              <w:t>1–5</w:t>
            </w:r>
          </w:p>
        </w:tc>
        <w:tc>
          <w:tcPr>
            <w:tcW w:w="4960" w:type="dxa"/>
            <w:shd w:val="clear" w:color="auto" w:fill="F0FAFA"/>
            <w:tcMar>
              <w:top w:w="100" w:type="dxa"/>
              <w:left w:w="140" w:type="dxa"/>
              <w:bottom w:w="100" w:type="dxa"/>
              <w:right w:w="140" w:type="dxa"/>
            </w:tcMar>
          </w:tcPr>
          <w:p w14:paraId="6A3FC092" w14:textId="77777777" w:rsidR="00132DBB" w:rsidRDefault="00036BF4">
            <w:r>
              <w:rPr>
                <w:rFonts w:ascii="Courier New" w:eastAsia="Courier New" w:hAnsi="Courier New" w:cs="Courier New"/>
                <w:color w:val="0F1F3D"/>
                <w:sz w:val="18"/>
                <w:szCs w:val="18"/>
              </w:rPr>
              <w:t>((raw − 1) / 4) × 100</w:t>
            </w:r>
          </w:p>
        </w:tc>
      </w:tr>
      <w:tr w:rsidR="00373686" w14:paraId="11D07E20" w14:textId="77777777">
        <w:tc>
          <w:tcPr>
            <w:tcW w:w="2600" w:type="dxa"/>
            <w:shd w:val="clear" w:color="auto" w:fill="FFFFFF"/>
            <w:tcMar>
              <w:top w:w="100" w:type="dxa"/>
              <w:left w:w="140" w:type="dxa"/>
              <w:bottom w:w="100" w:type="dxa"/>
              <w:right w:w="140" w:type="dxa"/>
            </w:tcMar>
          </w:tcPr>
          <w:p w14:paraId="5F380D3D" w14:textId="77777777" w:rsidR="00132DBB" w:rsidRDefault="00036BF4">
            <w:r>
              <w:rPr>
                <w:b/>
                <w:bCs/>
                <w:sz w:val="20"/>
                <w:szCs w:val="20"/>
              </w:rPr>
              <w:t>scale 1–7</w:t>
            </w:r>
          </w:p>
        </w:tc>
        <w:tc>
          <w:tcPr>
            <w:tcW w:w="1800" w:type="dxa"/>
            <w:shd w:val="clear" w:color="auto" w:fill="FFFFFF"/>
            <w:tcMar>
              <w:top w:w="100" w:type="dxa"/>
              <w:left w:w="140" w:type="dxa"/>
              <w:bottom w:w="100" w:type="dxa"/>
              <w:right w:w="140" w:type="dxa"/>
            </w:tcMar>
          </w:tcPr>
          <w:p w14:paraId="0460CF81" w14:textId="77777777" w:rsidR="00132DBB" w:rsidRDefault="00036BF4">
            <w:r>
              <w:rPr>
                <w:sz w:val="20"/>
                <w:szCs w:val="20"/>
              </w:rPr>
              <w:t>1–7</w:t>
            </w:r>
          </w:p>
        </w:tc>
        <w:tc>
          <w:tcPr>
            <w:tcW w:w="4960" w:type="dxa"/>
            <w:shd w:val="clear" w:color="auto" w:fill="FFFFFF"/>
            <w:tcMar>
              <w:top w:w="100" w:type="dxa"/>
              <w:left w:w="140" w:type="dxa"/>
              <w:bottom w:w="100" w:type="dxa"/>
              <w:right w:w="140" w:type="dxa"/>
            </w:tcMar>
          </w:tcPr>
          <w:p w14:paraId="11054263" w14:textId="77777777" w:rsidR="00132DBB" w:rsidRDefault="00036BF4">
            <w:r>
              <w:rPr>
                <w:rFonts w:ascii="Courier New" w:eastAsia="Courier New" w:hAnsi="Courier New" w:cs="Courier New"/>
                <w:color w:val="0F1F3D"/>
                <w:sz w:val="18"/>
                <w:szCs w:val="18"/>
              </w:rPr>
              <w:t>((raw − 1) / 6) × 100</w:t>
            </w:r>
          </w:p>
        </w:tc>
      </w:tr>
      <w:tr w:rsidR="00373686" w14:paraId="787659D3" w14:textId="77777777">
        <w:tc>
          <w:tcPr>
            <w:tcW w:w="2600" w:type="dxa"/>
            <w:shd w:val="clear" w:color="auto" w:fill="F0FAFA"/>
            <w:tcMar>
              <w:top w:w="100" w:type="dxa"/>
              <w:left w:w="140" w:type="dxa"/>
              <w:bottom w:w="100" w:type="dxa"/>
              <w:right w:w="140" w:type="dxa"/>
            </w:tcMar>
          </w:tcPr>
          <w:p w14:paraId="068340E9" w14:textId="77777777" w:rsidR="00132DBB" w:rsidDel="00AA4C38" w:rsidRDefault="00036BF4">
            <w:pPr>
              <w:rPr>
                <w:del w:id="96" w:author="Farah AlKhatab" w:date="2026-06-18T09:05:00Z" w16du:dateUtc="2026-06-18T06:05:00Z"/>
              </w:rPr>
            </w:pPr>
            <w:del w:id="97" w:author="Farah AlKhatab" w:date="2026-06-18T09:05:00Z" w16du:dateUtc="2026-06-18T06:05:00Z">
              <w:r>
                <w:rPr>
                  <w:b/>
                  <w:bCs/>
                  <w:sz w:val="20"/>
                  <w:szCs w:val="20"/>
                </w:rPr>
                <w:delText>CES (1–7, inverted)</w:delText>
              </w:r>
            </w:del>
          </w:p>
        </w:tc>
        <w:tc>
          <w:tcPr>
            <w:tcW w:w="1800" w:type="dxa"/>
            <w:shd w:val="clear" w:color="auto" w:fill="F0FAFA"/>
            <w:tcMar>
              <w:top w:w="100" w:type="dxa"/>
              <w:left w:w="140" w:type="dxa"/>
              <w:bottom w:w="100" w:type="dxa"/>
              <w:right w:w="140" w:type="dxa"/>
            </w:tcMar>
          </w:tcPr>
          <w:p w14:paraId="745DCF5B" w14:textId="77777777" w:rsidR="00132DBB" w:rsidDel="00AA4C38" w:rsidRDefault="00036BF4">
            <w:pPr>
              <w:rPr>
                <w:del w:id="98" w:author="Farah AlKhatab" w:date="2026-06-18T09:05:00Z" w16du:dateUtc="2026-06-18T06:05:00Z"/>
              </w:rPr>
            </w:pPr>
            <w:del w:id="99" w:author="Farah AlKhatab" w:date="2026-06-18T09:05:00Z" w16du:dateUtc="2026-06-18T06:05:00Z">
              <w:r>
                <w:rPr>
                  <w:sz w:val="20"/>
                  <w:szCs w:val="20"/>
                </w:rPr>
                <w:delText>1–7</w:delText>
              </w:r>
            </w:del>
          </w:p>
        </w:tc>
        <w:tc>
          <w:tcPr>
            <w:tcW w:w="4960" w:type="dxa"/>
            <w:shd w:val="clear" w:color="auto" w:fill="F0FAFA"/>
            <w:tcMar>
              <w:top w:w="100" w:type="dxa"/>
              <w:left w:w="140" w:type="dxa"/>
              <w:bottom w:w="100" w:type="dxa"/>
              <w:right w:w="140" w:type="dxa"/>
            </w:tcMar>
          </w:tcPr>
          <w:p w14:paraId="4DE8D669" w14:textId="77777777" w:rsidR="00132DBB" w:rsidDel="00AA4C38" w:rsidRDefault="00036BF4">
            <w:pPr>
              <w:rPr>
                <w:del w:id="100" w:author="Farah AlKhatab" w:date="2026-06-18T09:05:00Z" w16du:dateUtc="2026-06-18T06:05:00Z"/>
              </w:rPr>
            </w:pPr>
            <w:del w:id="101" w:author="Farah AlKhatab" w:date="2026-06-18T09:05:00Z" w16du:dateUtc="2026-06-18T06:05:00Z">
              <w:r>
                <w:rPr>
                  <w:rFonts w:ascii="Courier New" w:eastAsia="Courier New" w:hAnsi="Courier New" w:cs="Courier New"/>
                  <w:color w:val="0F1F3D"/>
                  <w:sz w:val="18"/>
                  <w:szCs w:val="18"/>
                </w:rPr>
                <w:delText>((7 − raw) / 6) × 100</w:delText>
              </w:r>
            </w:del>
          </w:p>
        </w:tc>
      </w:tr>
      <w:tr w:rsidR="00373686" w14:paraId="373DC229" w14:textId="77777777">
        <w:tc>
          <w:tcPr>
            <w:tcW w:w="2600" w:type="dxa"/>
            <w:shd w:val="clear" w:color="auto" w:fill="FFFFFF"/>
            <w:tcMar>
              <w:top w:w="100" w:type="dxa"/>
              <w:left w:w="140" w:type="dxa"/>
              <w:bottom w:w="100" w:type="dxa"/>
              <w:right w:w="140" w:type="dxa"/>
            </w:tcMar>
          </w:tcPr>
          <w:p w14:paraId="6F60F221" w14:textId="77777777" w:rsidR="00132DBB" w:rsidRDefault="00036BF4">
            <w:r>
              <w:rPr>
                <w:b/>
                <w:bCs/>
                <w:sz w:val="20"/>
                <w:szCs w:val="20"/>
              </w:rPr>
              <w:t>scale 1–10</w:t>
            </w:r>
          </w:p>
        </w:tc>
        <w:tc>
          <w:tcPr>
            <w:tcW w:w="1800" w:type="dxa"/>
            <w:shd w:val="clear" w:color="auto" w:fill="FFFFFF"/>
            <w:tcMar>
              <w:top w:w="100" w:type="dxa"/>
              <w:left w:w="140" w:type="dxa"/>
              <w:bottom w:w="100" w:type="dxa"/>
              <w:right w:w="140" w:type="dxa"/>
            </w:tcMar>
          </w:tcPr>
          <w:p w14:paraId="7535CD34" w14:textId="77777777" w:rsidR="00132DBB" w:rsidRDefault="00036BF4">
            <w:r>
              <w:rPr>
                <w:sz w:val="20"/>
                <w:szCs w:val="20"/>
              </w:rPr>
              <w:t>1–10</w:t>
            </w:r>
          </w:p>
        </w:tc>
        <w:tc>
          <w:tcPr>
            <w:tcW w:w="4960" w:type="dxa"/>
            <w:shd w:val="clear" w:color="auto" w:fill="FFFFFF"/>
            <w:tcMar>
              <w:top w:w="100" w:type="dxa"/>
              <w:left w:w="140" w:type="dxa"/>
              <w:bottom w:w="100" w:type="dxa"/>
              <w:right w:w="140" w:type="dxa"/>
            </w:tcMar>
          </w:tcPr>
          <w:p w14:paraId="2C0E2F6A" w14:textId="77777777" w:rsidR="00132DBB" w:rsidRDefault="00036BF4">
            <w:r>
              <w:rPr>
                <w:rFonts w:ascii="Courier New" w:eastAsia="Courier New" w:hAnsi="Courier New" w:cs="Courier New"/>
                <w:color w:val="0F1F3D"/>
                <w:sz w:val="18"/>
                <w:szCs w:val="18"/>
              </w:rPr>
              <w:t>((raw − 1) / 9) × 100</w:t>
            </w:r>
          </w:p>
        </w:tc>
      </w:tr>
      <w:tr w:rsidR="00373686" w14:paraId="79435469" w14:textId="77777777">
        <w:tc>
          <w:tcPr>
            <w:tcW w:w="2600" w:type="dxa"/>
            <w:shd w:val="clear" w:color="auto" w:fill="F0FAFA"/>
            <w:tcMar>
              <w:top w:w="100" w:type="dxa"/>
              <w:left w:w="140" w:type="dxa"/>
              <w:bottom w:w="100" w:type="dxa"/>
              <w:right w:w="140" w:type="dxa"/>
            </w:tcMar>
          </w:tcPr>
          <w:p w14:paraId="574E71C4" w14:textId="77777777" w:rsidR="00132DBB" w:rsidRDefault="00036BF4">
            <w:r>
              <w:rPr>
                <w:b/>
                <w:bCs/>
                <w:sz w:val="20"/>
                <w:szCs w:val="20"/>
              </w:rPr>
              <w:t>scale 1–100</w:t>
            </w:r>
          </w:p>
        </w:tc>
        <w:tc>
          <w:tcPr>
            <w:tcW w:w="1800" w:type="dxa"/>
            <w:shd w:val="clear" w:color="auto" w:fill="F0FAFA"/>
            <w:tcMar>
              <w:top w:w="100" w:type="dxa"/>
              <w:left w:w="140" w:type="dxa"/>
              <w:bottom w:w="100" w:type="dxa"/>
              <w:right w:w="140" w:type="dxa"/>
            </w:tcMar>
          </w:tcPr>
          <w:p w14:paraId="776F41FE" w14:textId="77777777" w:rsidR="00132DBB" w:rsidRDefault="00036BF4">
            <w:r>
              <w:rPr>
                <w:sz w:val="20"/>
                <w:szCs w:val="20"/>
              </w:rPr>
              <w:t>1–100</w:t>
            </w:r>
          </w:p>
        </w:tc>
        <w:tc>
          <w:tcPr>
            <w:tcW w:w="4960" w:type="dxa"/>
            <w:shd w:val="clear" w:color="auto" w:fill="F0FAFA"/>
            <w:tcMar>
              <w:top w:w="100" w:type="dxa"/>
              <w:left w:w="140" w:type="dxa"/>
              <w:bottom w:w="100" w:type="dxa"/>
              <w:right w:w="140" w:type="dxa"/>
            </w:tcMar>
          </w:tcPr>
          <w:p w14:paraId="0243ACA8" w14:textId="77777777" w:rsidR="00132DBB" w:rsidRDefault="00036BF4">
            <w:r>
              <w:rPr>
                <w:rFonts w:ascii="Courier New" w:eastAsia="Courier New" w:hAnsi="Courier New" w:cs="Courier New"/>
                <w:color w:val="0F1F3D"/>
                <w:sz w:val="18"/>
                <w:szCs w:val="18"/>
              </w:rPr>
              <w:t>((raw − 1) / 99) × 100</w:t>
            </w:r>
          </w:p>
        </w:tc>
      </w:tr>
      <w:tr w:rsidR="00373686" w14:paraId="1CA7AD4E" w14:textId="77777777">
        <w:tc>
          <w:tcPr>
            <w:tcW w:w="2600" w:type="dxa"/>
            <w:shd w:val="clear" w:color="auto" w:fill="FFFFFF"/>
            <w:tcMar>
              <w:top w:w="100" w:type="dxa"/>
              <w:left w:w="140" w:type="dxa"/>
              <w:bottom w:w="100" w:type="dxa"/>
              <w:right w:w="140" w:type="dxa"/>
            </w:tcMar>
          </w:tcPr>
          <w:p w14:paraId="270A46DF" w14:textId="77777777" w:rsidR="00132DBB" w:rsidRDefault="00036BF4">
            <w:r>
              <w:rPr>
                <w:b/>
                <w:bCs/>
                <w:sz w:val="20"/>
                <w:szCs w:val="20"/>
              </w:rPr>
              <w:t>scale 1–3</w:t>
            </w:r>
          </w:p>
        </w:tc>
        <w:tc>
          <w:tcPr>
            <w:tcW w:w="1800" w:type="dxa"/>
            <w:shd w:val="clear" w:color="auto" w:fill="FFFFFF"/>
            <w:tcMar>
              <w:top w:w="100" w:type="dxa"/>
              <w:left w:w="140" w:type="dxa"/>
              <w:bottom w:w="100" w:type="dxa"/>
              <w:right w:w="140" w:type="dxa"/>
            </w:tcMar>
          </w:tcPr>
          <w:p w14:paraId="504D93D4" w14:textId="77777777" w:rsidR="00132DBB" w:rsidRDefault="00036BF4">
            <w:r>
              <w:rPr>
                <w:sz w:val="20"/>
                <w:szCs w:val="20"/>
              </w:rPr>
              <w:t>1–3</w:t>
            </w:r>
          </w:p>
        </w:tc>
        <w:tc>
          <w:tcPr>
            <w:tcW w:w="4960" w:type="dxa"/>
            <w:shd w:val="clear" w:color="auto" w:fill="FFFFFF"/>
            <w:tcMar>
              <w:top w:w="100" w:type="dxa"/>
              <w:left w:w="140" w:type="dxa"/>
              <w:bottom w:w="100" w:type="dxa"/>
              <w:right w:w="140" w:type="dxa"/>
            </w:tcMar>
          </w:tcPr>
          <w:p w14:paraId="4B2D1C68" w14:textId="77777777" w:rsidR="00132DBB" w:rsidRDefault="00036BF4">
            <w:r>
              <w:rPr>
                <w:rFonts w:ascii="Courier New" w:eastAsia="Courier New" w:hAnsi="Courier New" w:cs="Courier New"/>
                <w:color w:val="0F1F3D"/>
                <w:sz w:val="18"/>
                <w:szCs w:val="18"/>
              </w:rPr>
              <w:t>((raw − 1) / 2) × 100</w:t>
            </w:r>
          </w:p>
        </w:tc>
      </w:tr>
      <w:tr w:rsidR="00373686" w14:paraId="3C6DDF97" w14:textId="77777777">
        <w:tc>
          <w:tcPr>
            <w:tcW w:w="2600" w:type="dxa"/>
            <w:shd w:val="clear" w:color="auto" w:fill="F0FAFA"/>
            <w:tcMar>
              <w:top w:w="100" w:type="dxa"/>
              <w:left w:w="140" w:type="dxa"/>
              <w:bottom w:w="100" w:type="dxa"/>
              <w:right w:w="140" w:type="dxa"/>
            </w:tcMar>
          </w:tcPr>
          <w:p w14:paraId="67B055E9" w14:textId="77777777" w:rsidR="00132DBB" w:rsidRDefault="00036BF4">
            <w:r>
              <w:rPr>
                <w:b/>
                <w:bCs/>
                <w:sz w:val="20"/>
                <w:szCs w:val="20"/>
              </w:rPr>
              <w:t>FCR (binary)</w:t>
            </w:r>
          </w:p>
        </w:tc>
        <w:tc>
          <w:tcPr>
            <w:tcW w:w="1800" w:type="dxa"/>
            <w:shd w:val="clear" w:color="auto" w:fill="F0FAFA"/>
            <w:tcMar>
              <w:top w:w="100" w:type="dxa"/>
              <w:left w:w="140" w:type="dxa"/>
              <w:bottom w:w="100" w:type="dxa"/>
              <w:right w:w="140" w:type="dxa"/>
            </w:tcMar>
          </w:tcPr>
          <w:p w14:paraId="72DCBDE8" w14:textId="77777777" w:rsidR="00132DBB" w:rsidRDefault="00036BF4">
            <w:r>
              <w:rPr>
                <w:sz w:val="20"/>
                <w:szCs w:val="20"/>
              </w:rPr>
              <w:t>0/1</w:t>
            </w:r>
          </w:p>
        </w:tc>
        <w:tc>
          <w:tcPr>
            <w:tcW w:w="4960" w:type="dxa"/>
            <w:shd w:val="clear" w:color="auto" w:fill="F0FAFA"/>
            <w:tcMar>
              <w:top w:w="100" w:type="dxa"/>
              <w:left w:w="140" w:type="dxa"/>
              <w:bottom w:w="100" w:type="dxa"/>
              <w:right w:w="140" w:type="dxa"/>
            </w:tcMar>
          </w:tcPr>
          <w:p w14:paraId="196E6D90" w14:textId="77777777" w:rsidR="00132DBB" w:rsidRDefault="00036BF4">
            <w:r>
              <w:rPr>
                <w:rFonts w:ascii="Courier New" w:eastAsia="Courier New" w:hAnsi="Courier New" w:cs="Courier New"/>
                <w:color w:val="0F1F3D"/>
                <w:sz w:val="18"/>
                <w:szCs w:val="18"/>
              </w:rPr>
              <w:t>raw × 100</w:t>
            </w:r>
          </w:p>
        </w:tc>
      </w:tr>
      <w:tr w:rsidR="00373686" w14:paraId="2FACA3B6" w14:textId="77777777">
        <w:tc>
          <w:tcPr>
            <w:tcW w:w="2600" w:type="dxa"/>
            <w:shd w:val="clear" w:color="auto" w:fill="FFFFFF"/>
            <w:tcMar>
              <w:top w:w="100" w:type="dxa"/>
              <w:left w:w="140" w:type="dxa"/>
              <w:bottom w:w="100" w:type="dxa"/>
              <w:right w:w="140" w:type="dxa"/>
            </w:tcMar>
          </w:tcPr>
          <w:p w14:paraId="5E27791F" w14:textId="77777777" w:rsidR="00132DBB" w:rsidRDefault="00036BF4">
            <w:r>
              <w:rPr>
                <w:b/>
                <w:bCs/>
                <w:sz w:val="20"/>
                <w:szCs w:val="20"/>
              </w:rPr>
              <w:t>CXI</w:t>
            </w:r>
          </w:p>
        </w:tc>
        <w:tc>
          <w:tcPr>
            <w:tcW w:w="1800" w:type="dxa"/>
            <w:shd w:val="clear" w:color="auto" w:fill="FFFFFF"/>
            <w:tcMar>
              <w:top w:w="100" w:type="dxa"/>
              <w:left w:w="140" w:type="dxa"/>
              <w:bottom w:w="100" w:type="dxa"/>
              <w:right w:w="140" w:type="dxa"/>
            </w:tcMar>
          </w:tcPr>
          <w:p w14:paraId="2B5E8F3A" w14:textId="77777777" w:rsidR="00132DBB" w:rsidRDefault="00036BF4">
            <w:r>
              <w:rPr>
                <w:sz w:val="20"/>
                <w:szCs w:val="20"/>
              </w:rPr>
              <w:t>composite</w:t>
            </w:r>
          </w:p>
        </w:tc>
        <w:tc>
          <w:tcPr>
            <w:tcW w:w="4960" w:type="dxa"/>
            <w:shd w:val="clear" w:color="auto" w:fill="FFFFFF"/>
            <w:tcMar>
              <w:top w:w="100" w:type="dxa"/>
              <w:left w:w="140" w:type="dxa"/>
              <w:bottom w:w="100" w:type="dxa"/>
              <w:right w:w="140" w:type="dxa"/>
            </w:tcMar>
          </w:tcPr>
          <w:p w14:paraId="65A96C4D" w14:textId="77777777" w:rsidR="00132DBB" w:rsidRDefault="00036BF4">
            <w:r>
              <w:rPr>
                <w:rFonts w:ascii="Courier New" w:eastAsia="Courier New" w:hAnsi="Courier New" w:cs="Courier New"/>
                <w:color w:val="0F1F3D"/>
                <w:sz w:val="18"/>
                <w:szCs w:val="18"/>
              </w:rPr>
              <w:t>weighted mean of member normalised scores</w:t>
            </w:r>
          </w:p>
        </w:tc>
      </w:tr>
    </w:tbl>
    <w:p w14:paraId="0D113983" w14:textId="77777777" w:rsidR="00132DBB" w:rsidRDefault="00036BF4">
      <w:pPr>
        <w:pStyle w:val="Heading1"/>
      </w:pPr>
      <w:r>
        <w:t>10. Glossary</w:t>
      </w:r>
    </w:p>
    <w:p w14:paraId="68D81980" w14:textId="77777777" w:rsidR="00132DBB" w:rsidRDefault="00036BF4">
      <w:pPr>
        <w:spacing w:before="60" w:after="80"/>
      </w:pPr>
      <w:r>
        <w:t>Consolidates Section 1.3 plus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73686" w14:paraId="69AE3FB3" w14:textId="77777777">
        <w:tc>
          <w:tcPr>
            <w:tcW w:w="2600" w:type="dxa"/>
            <w:shd w:val="clear" w:color="auto" w:fill="0F1F3D"/>
            <w:tcMar>
              <w:top w:w="100" w:type="dxa"/>
              <w:left w:w="140" w:type="dxa"/>
              <w:bottom w:w="100" w:type="dxa"/>
              <w:right w:w="140" w:type="dxa"/>
            </w:tcMar>
            <w:vAlign w:val="center"/>
          </w:tcPr>
          <w:p w14:paraId="45572535" w14:textId="77777777" w:rsidR="00132DBB" w:rsidRDefault="00036BF4">
            <w:r>
              <w:rPr>
                <w:b/>
                <w:bCs/>
                <w:color w:val="FFFFFF"/>
                <w:sz w:val="20"/>
                <w:szCs w:val="20"/>
              </w:rPr>
              <w:t>Term</w:t>
            </w:r>
          </w:p>
        </w:tc>
        <w:tc>
          <w:tcPr>
            <w:tcW w:w="6760" w:type="dxa"/>
            <w:shd w:val="clear" w:color="auto" w:fill="0F1F3D"/>
            <w:tcMar>
              <w:top w:w="100" w:type="dxa"/>
              <w:left w:w="140" w:type="dxa"/>
              <w:bottom w:w="100" w:type="dxa"/>
              <w:right w:w="140" w:type="dxa"/>
            </w:tcMar>
            <w:vAlign w:val="center"/>
          </w:tcPr>
          <w:p w14:paraId="3B3B36B3" w14:textId="77777777" w:rsidR="00132DBB" w:rsidRDefault="00036BF4">
            <w:r>
              <w:rPr>
                <w:b/>
                <w:bCs/>
                <w:color w:val="FFFFFF"/>
                <w:sz w:val="20"/>
                <w:szCs w:val="20"/>
              </w:rPr>
              <w:t>Definition</w:t>
            </w:r>
          </w:p>
        </w:tc>
      </w:tr>
      <w:tr w:rsidR="00373686" w14:paraId="42A173B9" w14:textId="77777777">
        <w:tc>
          <w:tcPr>
            <w:tcW w:w="2600" w:type="dxa"/>
            <w:shd w:val="clear" w:color="auto" w:fill="FFFFFF"/>
            <w:tcMar>
              <w:top w:w="100" w:type="dxa"/>
              <w:left w:w="140" w:type="dxa"/>
              <w:bottom w:w="100" w:type="dxa"/>
              <w:right w:w="140" w:type="dxa"/>
            </w:tcMar>
          </w:tcPr>
          <w:p w14:paraId="5CCEAB97" w14:textId="77777777" w:rsidR="00132DBB" w:rsidRDefault="00036BF4">
            <w:r>
              <w:rPr>
                <w:b/>
                <w:bCs/>
                <w:sz w:val="20"/>
                <w:szCs w:val="20"/>
              </w:rPr>
              <w:lastRenderedPageBreak/>
              <w:t>Weighted Average</w:t>
            </w:r>
          </w:p>
        </w:tc>
        <w:tc>
          <w:tcPr>
            <w:tcW w:w="6760" w:type="dxa"/>
            <w:shd w:val="clear" w:color="auto" w:fill="FFFFFF"/>
            <w:tcMar>
              <w:top w:w="100" w:type="dxa"/>
              <w:left w:w="140" w:type="dxa"/>
              <w:bottom w:w="100" w:type="dxa"/>
              <w:right w:w="140" w:type="dxa"/>
            </w:tcMar>
          </w:tcPr>
          <w:p w14:paraId="7F999977" w14:textId="77777777" w:rsidR="00132DBB" w:rsidRDefault="00036BF4">
            <w:r>
              <w:rPr>
                <w:sz w:val="20"/>
                <w:szCs w:val="20"/>
              </w:rPr>
              <w:t>Volume-averaged mean of normalised responses.</w:t>
            </w:r>
          </w:p>
        </w:tc>
      </w:tr>
      <w:tr w:rsidR="00373686" w14:paraId="33354ACE" w14:textId="77777777">
        <w:tc>
          <w:tcPr>
            <w:tcW w:w="2600" w:type="dxa"/>
            <w:shd w:val="clear" w:color="auto" w:fill="F0FAFA"/>
            <w:tcMar>
              <w:top w:w="100" w:type="dxa"/>
              <w:left w:w="140" w:type="dxa"/>
              <w:bottom w:w="100" w:type="dxa"/>
              <w:right w:w="140" w:type="dxa"/>
            </w:tcMar>
          </w:tcPr>
          <w:p w14:paraId="46E16609" w14:textId="77777777" w:rsidR="00132DBB" w:rsidRDefault="00036BF4">
            <w:r>
              <w:rPr>
                <w:b/>
                <w:bCs/>
                <w:sz w:val="20"/>
                <w:szCs w:val="20"/>
              </w:rPr>
              <w:t>TOP n Box</w:t>
            </w:r>
          </w:p>
        </w:tc>
        <w:tc>
          <w:tcPr>
            <w:tcW w:w="6760" w:type="dxa"/>
            <w:shd w:val="clear" w:color="auto" w:fill="F0FAFA"/>
            <w:tcMar>
              <w:top w:w="100" w:type="dxa"/>
              <w:left w:w="140" w:type="dxa"/>
              <w:bottom w:w="100" w:type="dxa"/>
              <w:right w:w="140" w:type="dxa"/>
            </w:tcMar>
          </w:tcPr>
          <w:p w14:paraId="50143B57" w14:textId="77777777" w:rsidR="00132DBB" w:rsidRDefault="00036BF4">
            <w:r>
              <w:rPr>
                <w:sz w:val="20"/>
                <w:szCs w:val="20"/>
              </w:rPr>
              <w:t>Percentage of respondents selecting one of the top n scale values.</w:t>
            </w:r>
          </w:p>
        </w:tc>
      </w:tr>
      <w:tr w:rsidR="00373686" w14:paraId="7A2EF324" w14:textId="77777777">
        <w:tc>
          <w:tcPr>
            <w:tcW w:w="2600" w:type="dxa"/>
            <w:shd w:val="clear" w:color="auto" w:fill="FFFFFF"/>
            <w:tcMar>
              <w:top w:w="100" w:type="dxa"/>
              <w:left w:w="140" w:type="dxa"/>
              <w:bottom w:w="100" w:type="dxa"/>
              <w:right w:w="140" w:type="dxa"/>
            </w:tcMar>
          </w:tcPr>
          <w:p w14:paraId="1E837E48" w14:textId="77777777" w:rsidR="00132DBB" w:rsidRDefault="00036BF4">
            <w:r>
              <w:rPr>
                <w:b/>
                <w:bCs/>
                <w:sz w:val="20"/>
                <w:szCs w:val="20"/>
              </w:rPr>
              <w:t>Weighted Composite</w:t>
            </w:r>
          </w:p>
        </w:tc>
        <w:tc>
          <w:tcPr>
            <w:tcW w:w="6760" w:type="dxa"/>
            <w:shd w:val="clear" w:color="auto" w:fill="FFFFFF"/>
            <w:tcMar>
              <w:top w:w="100" w:type="dxa"/>
              <w:left w:w="140" w:type="dxa"/>
              <w:bottom w:w="100" w:type="dxa"/>
              <w:right w:w="140" w:type="dxa"/>
            </w:tcMar>
          </w:tcPr>
          <w:p w14:paraId="35904189" w14:textId="77777777" w:rsidR="00132DBB" w:rsidRDefault="00036BF4">
            <w:r>
              <w:rPr>
                <w:sz w:val="20"/>
                <w:szCs w:val="20"/>
              </w:rPr>
              <w:t>CXI method: normalised weighted mean of member KPI scores.</w:t>
            </w:r>
          </w:p>
        </w:tc>
      </w:tr>
      <w:tr w:rsidR="00373686" w14:paraId="21FD0592" w14:textId="77777777">
        <w:tc>
          <w:tcPr>
            <w:tcW w:w="2600" w:type="dxa"/>
            <w:shd w:val="clear" w:color="auto" w:fill="F0FAFA"/>
            <w:tcMar>
              <w:top w:w="100" w:type="dxa"/>
              <w:left w:w="140" w:type="dxa"/>
              <w:bottom w:w="100" w:type="dxa"/>
              <w:right w:w="140" w:type="dxa"/>
            </w:tcMar>
          </w:tcPr>
          <w:p w14:paraId="7632AC21" w14:textId="77777777" w:rsidR="00132DBB" w:rsidRDefault="00036BF4">
            <w:r>
              <w:rPr>
                <w:b/>
                <w:bCs/>
                <w:sz w:val="20"/>
                <w:szCs w:val="20"/>
              </w:rPr>
              <w:t>Effective %</w:t>
            </w:r>
          </w:p>
        </w:tc>
        <w:tc>
          <w:tcPr>
            <w:tcW w:w="6760" w:type="dxa"/>
            <w:shd w:val="clear" w:color="auto" w:fill="F0FAFA"/>
            <w:tcMar>
              <w:top w:w="100" w:type="dxa"/>
              <w:left w:w="140" w:type="dxa"/>
              <w:bottom w:w="100" w:type="dxa"/>
              <w:right w:w="140" w:type="dxa"/>
            </w:tcMar>
          </w:tcPr>
          <w:p w14:paraId="1102582A" w14:textId="77777777" w:rsidR="00132DBB" w:rsidRDefault="00036BF4">
            <w:r>
              <w:rPr>
                <w:sz w:val="20"/>
                <w:szCs w:val="20"/>
              </w:rPr>
              <w:t>A member KPI's normalised proportion of the CXI composite.</w:t>
            </w:r>
          </w:p>
        </w:tc>
      </w:tr>
      <w:tr w:rsidR="00373686" w14:paraId="5ADAF56C" w14:textId="77777777">
        <w:tc>
          <w:tcPr>
            <w:tcW w:w="2600" w:type="dxa"/>
            <w:shd w:val="clear" w:color="auto" w:fill="FFFFFF"/>
            <w:tcMar>
              <w:top w:w="100" w:type="dxa"/>
              <w:left w:w="140" w:type="dxa"/>
              <w:bottom w:w="100" w:type="dxa"/>
              <w:right w:w="140" w:type="dxa"/>
            </w:tcMar>
          </w:tcPr>
          <w:p w14:paraId="02CB825E" w14:textId="77777777" w:rsidR="00132DBB" w:rsidRDefault="00036BF4">
            <w:r>
              <w:rPr>
                <w:b/>
                <w:bCs/>
                <w:sz w:val="20"/>
                <w:szCs w:val="20"/>
              </w:rPr>
              <w:t>Emoji Set</w:t>
            </w:r>
          </w:p>
        </w:tc>
        <w:tc>
          <w:tcPr>
            <w:tcW w:w="6760" w:type="dxa"/>
            <w:shd w:val="clear" w:color="auto" w:fill="FFFFFF"/>
            <w:tcMar>
              <w:top w:w="100" w:type="dxa"/>
              <w:left w:w="140" w:type="dxa"/>
              <w:bottom w:w="100" w:type="dxa"/>
              <w:right w:w="140" w:type="dxa"/>
            </w:tcMar>
          </w:tcPr>
          <w:p w14:paraId="5454F8D5" w14:textId="77777777" w:rsidR="00132DBB" w:rsidRDefault="00036BF4">
            <w:r>
              <w:rPr>
                <w:sz w:val="20"/>
                <w:szCs w:val="20"/>
              </w:rPr>
              <w:t>A named collection of emoji used to represent scale values (e.g., FaceClassic).</w:t>
            </w:r>
          </w:p>
        </w:tc>
      </w:tr>
      <w:tr w:rsidR="00373686" w14:paraId="76297B9E" w14:textId="77777777">
        <w:tc>
          <w:tcPr>
            <w:tcW w:w="2600" w:type="dxa"/>
            <w:shd w:val="clear" w:color="auto" w:fill="F0FAFA"/>
            <w:tcMar>
              <w:top w:w="100" w:type="dxa"/>
              <w:left w:w="140" w:type="dxa"/>
              <w:bottom w:w="100" w:type="dxa"/>
              <w:right w:w="140" w:type="dxa"/>
            </w:tcMar>
          </w:tcPr>
          <w:p w14:paraId="1D060C40" w14:textId="77777777" w:rsidR="00132DBB" w:rsidRDefault="00036BF4">
            <w:r>
              <w:rPr>
                <w:b/>
                <w:bCs/>
                <w:sz w:val="20"/>
                <w:szCs w:val="20"/>
              </w:rPr>
              <w:t>Band</w:t>
            </w:r>
          </w:p>
        </w:tc>
        <w:tc>
          <w:tcPr>
            <w:tcW w:w="6760" w:type="dxa"/>
            <w:shd w:val="clear" w:color="auto" w:fill="F0FAFA"/>
            <w:tcMar>
              <w:top w:w="100" w:type="dxa"/>
              <w:left w:w="140" w:type="dxa"/>
              <w:bottom w:w="100" w:type="dxa"/>
              <w:right w:w="140" w:type="dxa"/>
            </w:tcMar>
          </w:tcPr>
          <w:p w14:paraId="0C10A8D4" w14:textId="77777777" w:rsidR="00132DBB" w:rsidRDefault="00036BF4">
            <w:r>
              <w:rPr>
                <w:sz w:val="20"/>
                <w:szCs w:val="20"/>
              </w:rPr>
              <w:t>One of the three threshold segments: Unsatisfactory, Average, Satisfactory.</w:t>
            </w:r>
          </w:p>
        </w:tc>
      </w:tr>
    </w:tbl>
    <w:p w14:paraId="30785BDA" w14:textId="77777777" w:rsidR="00132DBB" w:rsidRDefault="00036BF4">
      <w:pPr>
        <w:pStyle w:val="Heading1"/>
      </w:pPr>
      <w:r>
        <w:t>11. Resolved Decisions</w:t>
      </w:r>
    </w:p>
    <w:p w14:paraId="146892FD" w14:textId="77777777" w:rsidR="00132DBB" w:rsidRDefault="00036BF4">
      <w:pPr>
        <w:spacing w:before="60" w:after="80"/>
      </w:pPr>
      <w:r>
        <w:t>All previously open questions for this module have been resolved and incorporated into the relevant sections. Recorded here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73686" w14:paraId="311DC4F0" w14:textId="77777777">
        <w:tc>
          <w:tcPr>
            <w:tcW w:w="700" w:type="dxa"/>
            <w:shd w:val="clear" w:color="auto" w:fill="0F1F3D"/>
            <w:tcMar>
              <w:top w:w="100" w:type="dxa"/>
              <w:left w:w="140" w:type="dxa"/>
              <w:bottom w:w="100" w:type="dxa"/>
              <w:right w:w="140" w:type="dxa"/>
            </w:tcMar>
            <w:vAlign w:val="center"/>
          </w:tcPr>
          <w:p w14:paraId="0ADBB0C1" w14:textId="77777777" w:rsidR="00132DBB" w:rsidRDefault="00036BF4">
            <w:r>
              <w:rPr>
                <w:b/>
                <w:bCs/>
                <w:color w:val="FFFFFF"/>
                <w:sz w:val="20"/>
                <w:szCs w:val="20"/>
              </w:rPr>
              <w:t>#</w:t>
            </w:r>
          </w:p>
        </w:tc>
        <w:tc>
          <w:tcPr>
            <w:tcW w:w="8660" w:type="dxa"/>
            <w:shd w:val="clear" w:color="auto" w:fill="0F1F3D"/>
            <w:tcMar>
              <w:top w:w="100" w:type="dxa"/>
              <w:left w:w="140" w:type="dxa"/>
              <w:bottom w:w="100" w:type="dxa"/>
              <w:right w:w="140" w:type="dxa"/>
            </w:tcMar>
            <w:vAlign w:val="center"/>
          </w:tcPr>
          <w:p w14:paraId="2918A279" w14:textId="77777777" w:rsidR="00132DBB" w:rsidRDefault="00036BF4">
            <w:r>
              <w:rPr>
                <w:b/>
                <w:bCs/>
                <w:color w:val="FFFFFF"/>
                <w:sz w:val="20"/>
                <w:szCs w:val="20"/>
              </w:rPr>
              <w:t>Decision</w:t>
            </w:r>
          </w:p>
        </w:tc>
      </w:tr>
      <w:tr w:rsidR="00373686" w14:paraId="7BDB4AF5" w14:textId="77777777">
        <w:tc>
          <w:tcPr>
            <w:tcW w:w="700" w:type="dxa"/>
            <w:shd w:val="clear" w:color="auto" w:fill="FFFFFF"/>
            <w:tcMar>
              <w:top w:w="100" w:type="dxa"/>
              <w:left w:w="140" w:type="dxa"/>
              <w:bottom w:w="100" w:type="dxa"/>
              <w:right w:w="140" w:type="dxa"/>
            </w:tcMar>
          </w:tcPr>
          <w:p w14:paraId="5E1901E1" w14:textId="77777777" w:rsidR="00132DBB" w:rsidRDefault="00036BF4">
            <w:r>
              <w:rPr>
                <w:b/>
                <w:bCs/>
                <w:sz w:val="20"/>
                <w:szCs w:val="20"/>
              </w:rPr>
              <w:t>D1</w:t>
            </w:r>
          </w:p>
        </w:tc>
        <w:tc>
          <w:tcPr>
            <w:tcW w:w="8660" w:type="dxa"/>
            <w:shd w:val="clear" w:color="auto" w:fill="FFFFFF"/>
            <w:tcMar>
              <w:top w:w="100" w:type="dxa"/>
              <w:left w:w="140" w:type="dxa"/>
              <w:bottom w:w="100" w:type="dxa"/>
              <w:right w:w="140" w:type="dxa"/>
            </w:tcMar>
          </w:tcPr>
          <w:p w14:paraId="0069F4A7" w14:textId="77777777" w:rsidR="00132DBB" w:rsidRDefault="00036BF4">
            <w:r>
              <w:rPr>
                <w:sz w:val="20"/>
                <w:szCs w:val="20"/>
              </w:rPr>
              <w:t>CHS, VFM, and Agent Score are fully user-configurable like any other KPI (user-chosen scale and calculation method). Agent Score is survey-derived (no external ingestion). Definitions and sample questions are in Section 3.1.4.</w:t>
            </w:r>
          </w:p>
        </w:tc>
      </w:tr>
      <w:tr w:rsidR="00373686" w14:paraId="2D59AD96" w14:textId="77777777">
        <w:tc>
          <w:tcPr>
            <w:tcW w:w="700" w:type="dxa"/>
            <w:shd w:val="clear" w:color="auto" w:fill="F0FAFA"/>
            <w:tcMar>
              <w:top w:w="100" w:type="dxa"/>
              <w:left w:w="140" w:type="dxa"/>
              <w:bottom w:w="100" w:type="dxa"/>
              <w:right w:w="140" w:type="dxa"/>
            </w:tcMar>
          </w:tcPr>
          <w:p w14:paraId="26D7A439" w14:textId="77777777" w:rsidR="00132DBB" w:rsidRDefault="00036BF4">
            <w:r>
              <w:rPr>
                <w:b/>
                <w:bCs/>
                <w:sz w:val="20"/>
                <w:szCs w:val="20"/>
              </w:rPr>
              <w:t>D2</w:t>
            </w:r>
          </w:p>
        </w:tc>
        <w:tc>
          <w:tcPr>
            <w:tcW w:w="8660" w:type="dxa"/>
            <w:shd w:val="clear" w:color="auto" w:fill="F0FAFA"/>
            <w:tcMar>
              <w:top w:w="100" w:type="dxa"/>
              <w:left w:w="140" w:type="dxa"/>
              <w:bottom w:w="100" w:type="dxa"/>
              <w:right w:w="140" w:type="dxa"/>
            </w:tcMar>
          </w:tcPr>
          <w:p w14:paraId="39C3F34D" w14:textId="77777777" w:rsidR="00132DBB" w:rsidRDefault="00036BF4">
            <w:r>
              <w:rPr>
                <w:sz w:val="20"/>
                <w:szCs w:val="20"/>
              </w:rPr>
              <w:t>In the TOP n Box warning, "number of scale values" means distinct scale points (e.g., 7 for 1–7). n must be a positive integer strictly less than the scale maximum. See FR-2.16, FR-2.17.</w:t>
            </w:r>
          </w:p>
        </w:tc>
      </w:tr>
      <w:tr w:rsidR="00373686" w14:paraId="49D7A92A" w14:textId="77777777">
        <w:tc>
          <w:tcPr>
            <w:tcW w:w="700" w:type="dxa"/>
            <w:shd w:val="clear" w:color="auto" w:fill="FFFFFF"/>
            <w:tcMar>
              <w:top w:w="100" w:type="dxa"/>
              <w:left w:w="140" w:type="dxa"/>
              <w:bottom w:w="100" w:type="dxa"/>
              <w:right w:w="140" w:type="dxa"/>
            </w:tcMar>
          </w:tcPr>
          <w:p w14:paraId="64651A73" w14:textId="77777777" w:rsidR="00132DBB" w:rsidRDefault="00036BF4">
            <w:r>
              <w:rPr>
                <w:b/>
                <w:bCs/>
                <w:sz w:val="20"/>
                <w:szCs w:val="20"/>
              </w:rPr>
              <w:t>D3</w:t>
            </w:r>
          </w:p>
        </w:tc>
        <w:tc>
          <w:tcPr>
            <w:tcW w:w="8660" w:type="dxa"/>
            <w:shd w:val="clear" w:color="auto" w:fill="FFFFFF"/>
            <w:tcMar>
              <w:top w:w="100" w:type="dxa"/>
              <w:left w:w="140" w:type="dxa"/>
              <w:bottom w:w="100" w:type="dxa"/>
              <w:right w:w="140" w:type="dxa"/>
            </w:tcMar>
          </w:tcPr>
          <w:p w14:paraId="15B48825" w14:textId="77777777" w:rsidR="00132DBB" w:rsidRDefault="00036BF4">
            <w:r>
              <w:rPr>
                <w:sz w:val="20"/>
                <w:szCs w:val="20"/>
              </w:rPr>
              <w:t>Canonical sample question prompts per standard KPI are confirmed and used as default Question Preview prompts. See Section 3.1.4.</w:t>
            </w:r>
          </w:p>
        </w:tc>
      </w:tr>
      <w:tr w:rsidR="00373686" w14:paraId="3C6D7C59" w14:textId="77777777">
        <w:tc>
          <w:tcPr>
            <w:tcW w:w="700" w:type="dxa"/>
            <w:shd w:val="clear" w:color="auto" w:fill="F0FAFA"/>
            <w:tcMar>
              <w:top w:w="100" w:type="dxa"/>
              <w:left w:w="140" w:type="dxa"/>
              <w:bottom w:w="100" w:type="dxa"/>
              <w:right w:w="140" w:type="dxa"/>
            </w:tcMar>
          </w:tcPr>
          <w:p w14:paraId="71819329" w14:textId="77777777" w:rsidR="00132DBB" w:rsidRDefault="00036BF4">
            <w:r>
              <w:rPr>
                <w:b/>
                <w:bCs/>
                <w:sz w:val="20"/>
                <w:szCs w:val="20"/>
              </w:rPr>
              <w:t>D4</w:t>
            </w:r>
          </w:p>
        </w:tc>
        <w:tc>
          <w:tcPr>
            <w:tcW w:w="8660" w:type="dxa"/>
            <w:shd w:val="clear" w:color="auto" w:fill="F0FAFA"/>
            <w:tcMar>
              <w:top w:w="100" w:type="dxa"/>
              <w:left w:w="140" w:type="dxa"/>
              <w:bottom w:w="100" w:type="dxa"/>
              <w:right w:w="140" w:type="dxa"/>
            </w:tcMar>
          </w:tcPr>
          <w:p w14:paraId="12F7831C" w14:textId="77777777" w:rsidR="00132DBB" w:rsidRDefault="00036BF4">
            <w:r>
              <w:rPr>
                <w:sz w:val="20"/>
                <w:szCs w:val="20"/>
              </w:rPr>
              <w:t>CXI on the M-07 dashboard displays the composite score with a member breakdown (each member KPI's score and effective weight). See FR-4.8.</w:t>
            </w:r>
          </w:p>
        </w:tc>
      </w:tr>
      <w:tr w:rsidR="00373686" w14:paraId="05531A09" w14:textId="77777777">
        <w:tc>
          <w:tcPr>
            <w:tcW w:w="700" w:type="dxa"/>
            <w:shd w:val="clear" w:color="auto" w:fill="FFFFFF"/>
            <w:tcMar>
              <w:top w:w="100" w:type="dxa"/>
              <w:left w:w="140" w:type="dxa"/>
              <w:bottom w:w="100" w:type="dxa"/>
              <w:right w:w="140" w:type="dxa"/>
            </w:tcMar>
          </w:tcPr>
          <w:p w14:paraId="4F483E7E" w14:textId="77777777" w:rsidR="00132DBB" w:rsidRDefault="00036BF4">
            <w:r>
              <w:rPr>
                <w:b/>
                <w:bCs/>
                <w:sz w:val="20"/>
                <w:szCs w:val="20"/>
              </w:rPr>
              <w:t>D5</w:t>
            </w:r>
          </w:p>
        </w:tc>
        <w:tc>
          <w:tcPr>
            <w:tcW w:w="8660" w:type="dxa"/>
            <w:shd w:val="clear" w:color="auto" w:fill="FFFFFF"/>
            <w:tcMar>
              <w:top w:w="100" w:type="dxa"/>
              <w:left w:w="140" w:type="dxa"/>
              <w:bottom w:w="100" w:type="dxa"/>
              <w:right w:w="140" w:type="dxa"/>
            </w:tcMar>
          </w:tcPr>
          <w:p w14:paraId="219251A6" w14:textId="77777777" w:rsidR="00132DBB" w:rsidRDefault="00036BF4">
            <w:r>
              <w:rPr>
                <w:sz w:val="20"/>
                <w:szCs w:val="20"/>
              </w:rPr>
              <w:t>The emoji set catalogue beyond FaceClassic is confirmed. See FR-2.25.</w:t>
            </w:r>
          </w:p>
        </w:tc>
      </w:tr>
      <w:tr w:rsidR="00373686" w14:paraId="25B613D7" w14:textId="77777777">
        <w:tc>
          <w:tcPr>
            <w:tcW w:w="700" w:type="dxa"/>
            <w:shd w:val="clear" w:color="auto" w:fill="F0FAFA"/>
            <w:tcMar>
              <w:top w:w="100" w:type="dxa"/>
              <w:left w:w="140" w:type="dxa"/>
              <w:bottom w:w="100" w:type="dxa"/>
              <w:right w:w="140" w:type="dxa"/>
            </w:tcMar>
          </w:tcPr>
          <w:p w14:paraId="601A7EBE" w14:textId="77777777" w:rsidR="00132DBB" w:rsidRDefault="00036BF4">
            <w:r>
              <w:rPr>
                <w:b/>
                <w:bCs/>
                <w:sz w:val="20"/>
                <w:szCs w:val="20"/>
              </w:rPr>
              <w:t>D6</w:t>
            </w:r>
          </w:p>
        </w:tc>
        <w:tc>
          <w:tcPr>
            <w:tcW w:w="8660" w:type="dxa"/>
            <w:shd w:val="clear" w:color="auto" w:fill="F0FAFA"/>
            <w:tcMar>
              <w:top w:w="100" w:type="dxa"/>
              <w:left w:w="140" w:type="dxa"/>
              <w:bottom w:w="100" w:type="dxa"/>
              <w:right w:w="140" w:type="dxa"/>
            </w:tcMar>
          </w:tcPr>
          <w:p w14:paraId="737D370E" w14:textId="77777777" w:rsidR="00132DBB" w:rsidRDefault="00036BF4">
            <w:r>
              <w:rPr>
                <w:sz w:val="20"/>
                <w:szCs w:val="20"/>
              </w:rPr>
              <w:t>P-02 Analyst has read-only access to the KPI Configuration page (in addition to list view). See FR-5.3 and the permission matrix in Section 3.5.1.</w:t>
            </w:r>
          </w:p>
        </w:tc>
      </w:tr>
    </w:tbl>
    <w:p w14:paraId="5523ED68" w14:textId="77777777" w:rsidR="00132DBB" w:rsidRDefault="00036BF4">
      <w:r>
        <w:br w:type="page"/>
      </w:r>
    </w:p>
    <w:p w14:paraId="5E578180" w14:textId="77777777" w:rsidR="00132DBB" w:rsidRDefault="00036BF4">
      <w:pPr>
        <w:pStyle w:val="Heading1"/>
      </w:pPr>
      <w:r>
        <w:lastRenderedPageBreak/>
        <w:t>Part 2 — Platform Settings</w:t>
      </w:r>
    </w:p>
    <w:p w14:paraId="5E0FF9B8" w14:textId="77777777" w:rsidR="00132DBB" w:rsidRDefault="00036BF4">
      <w:pPr>
        <w:pStyle w:val="Heading1"/>
      </w:pPr>
      <w:r>
        <w:t>12. Settings Page</w:t>
      </w:r>
    </w:p>
    <w:p w14:paraId="25EBE91A" w14:textId="77777777" w:rsidR="00132DBB" w:rsidRDefault="00036BF4">
      <w:pPr>
        <w:pStyle w:val="Heading2"/>
      </w:pPr>
      <w:r>
        <w:t>12.1 Description &amp; Priority</w:t>
      </w:r>
    </w:p>
    <w:p w14:paraId="665A5B71" w14:textId="77777777" w:rsidR="00132DBB" w:rsidRDefault="00036BF4">
      <w:pPr>
        <w:spacing w:before="60" w:after="80"/>
      </w:pPr>
      <w:r>
        <w:t>The Settings page is the platform's tenant-level configuration surface. It is organised as a list of section headers; selecting a header opens that section's content on a separate page (master → detail navigation), keeping each configuration area focused and uncluttered.</w:t>
      </w:r>
    </w:p>
    <w:p w14:paraId="3372E574" w14:textId="77777777" w:rsidR="00132DBB" w:rsidRDefault="00036BF4">
      <w:pPr>
        <w:spacing w:before="60" w:after="80"/>
      </w:pPr>
      <w:r>
        <w:t>Priority: Must-have — the Customer Journey section is the canonical surface for the tenant-level ScoringConfig consumed by M-16 and M-06.</w:t>
      </w:r>
    </w:p>
    <w:p w14:paraId="59D96017"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UI reference: The prototype shows the Settings page titled "Nabadat Settings" with two section groups: Organization (Name, Logo, Industry) and Customer Journey (Alpha, MOT Multiplier, Responses Count Floor, Flag Percentile, Rolling Window Days). Each Customer Journey parameter carries an explanatory tooltip (the example shown explains Alpha).</w:t>
      </w:r>
    </w:p>
    <w:p w14:paraId="0348411A" w14:textId="77777777" w:rsidR="00132DBB" w:rsidRDefault="00036BF4">
      <w:pPr>
        <w:pStyle w:val="Heading2"/>
      </w:pPr>
      <w:r>
        <w:t>12.2 Page Structure &amp; Navigation</w:t>
      </w:r>
    </w:p>
    <w:p w14:paraId="05F647C2" w14:textId="77777777" w:rsidR="00132DBB" w:rsidRDefault="00036BF4">
      <w:pPr>
        <w:pStyle w:val="ListParagraph"/>
        <w:numPr>
          <w:ilvl w:val="0"/>
          <w:numId w:val="2"/>
        </w:numPr>
        <w:spacing w:before="40" w:after="40"/>
      </w:pPr>
      <w:r w:rsidRPr="00037647">
        <w:rPr>
          <w:b/>
          <w:bCs/>
          <w:color w:val="0F1F3D"/>
          <w:highlight w:val="green"/>
          <w:rPrChange w:id="102" w:author="Mohamed Attia" w:date="2026-06-25T09:51:00Z" w16du:dateUtc="2026-06-25T06:51:00Z">
            <w:rPr>
              <w:b/>
              <w:bCs/>
              <w:color w:val="0F1F3D"/>
            </w:rPr>
          </w:rPrChange>
        </w:rPr>
        <w:t>FR-S1</w:t>
      </w:r>
      <w:r>
        <w:rPr>
          <w:b/>
          <w:bCs/>
          <w:color w:val="0F1F3D"/>
        </w:rPr>
        <w:t xml:space="preserve">: </w:t>
      </w:r>
      <w:r>
        <w:t>The Settings landing page presents the available configuration sections as a navigable list, grouped under headers. v1 sections: Organization, Customer Journey, Notifications, Branding Theme, and Localization Defaults. (Organization and Customer Journey are fully specified in this document; Notifications, Branding Theme, and Localization Defaults are in v1 scope and specified in their own briefs.)</w:t>
      </w:r>
    </w:p>
    <w:p w14:paraId="542B91A1" w14:textId="77777777" w:rsidR="00132DBB" w:rsidRDefault="00036BF4">
      <w:pPr>
        <w:pStyle w:val="ListParagraph"/>
        <w:numPr>
          <w:ilvl w:val="0"/>
          <w:numId w:val="2"/>
        </w:numPr>
        <w:spacing w:before="40" w:after="40"/>
        <w:rPr>
          <w:ins w:id="103" w:author="Ahmad Abu Qauod" w:date="2026-06-17T22:23:00Z" w16du:dateUtc="2026-06-17T19:23:00Z"/>
        </w:rPr>
      </w:pPr>
      <w:r w:rsidRPr="00037647">
        <w:rPr>
          <w:b/>
          <w:bCs/>
          <w:color w:val="0F1F3D"/>
          <w:highlight w:val="green"/>
          <w:rPrChange w:id="104" w:author="Mohamed Attia" w:date="2026-06-25T09:54:00Z" w16du:dateUtc="2026-06-25T06:54:00Z">
            <w:rPr>
              <w:b/>
              <w:bCs/>
              <w:color w:val="0F1F3D"/>
            </w:rPr>
          </w:rPrChange>
        </w:rPr>
        <w:t>FR-S2</w:t>
      </w:r>
      <w:r>
        <w:rPr>
          <w:b/>
          <w:bCs/>
          <w:color w:val="0F1F3D"/>
        </w:rPr>
        <w:t xml:space="preserve">: </w:t>
      </w:r>
      <w:r>
        <w:t xml:space="preserve">Selecting a section opens </w:t>
      </w:r>
      <w:ins w:id="105" w:author="Farah AlKhatab" w:date="2026-06-20T22:49:00Z" w16du:dateUtc="2026-06-20T19:49:00Z">
        <w:r>
          <w:t xml:space="preserve">all </w:t>
        </w:r>
      </w:ins>
      <w:del w:id="106" w:author="Farah AlKhatab" w:date="2026-06-20T22:49:00Z" w16du:dateUtc="2026-06-20T19:49:00Z">
        <w:r>
          <w:delText xml:space="preserve">that </w:delText>
        </w:r>
      </w:del>
      <w:r>
        <w:t>section</w:t>
      </w:r>
      <w:del w:id="107" w:author="Farah AlKhatab" w:date="2026-06-20T22:49:00Z" w16du:dateUtc="2026-06-20T19:49:00Z">
        <w:r>
          <w:delText>'</w:delText>
        </w:r>
      </w:del>
      <w:r>
        <w:t xml:space="preserve">s content on </w:t>
      </w:r>
      <w:ins w:id="108" w:author="Farah AlKhatab" w:date="2026-06-20T22:49:00Z" w16du:dateUtc="2026-06-20T19:49:00Z">
        <w:r>
          <w:t>the right part of the page navigating down to the selected sectionas</w:t>
        </w:r>
      </w:ins>
      <w:del w:id="109" w:author="Farah AlKhatab" w:date="2026-06-20T22:49:00Z" w16du:dateUtc="2026-06-20T19:49:00Z">
        <w:r>
          <w:delText>a separate, dedicated page (not an inline accordion). A back control returns to the Settings landing list</w:delText>
        </w:r>
      </w:del>
      <w:r>
        <w:t>.</w:t>
      </w:r>
    </w:p>
    <w:p w14:paraId="267EA825" w14:textId="77777777" w:rsidR="00550659" w:rsidRDefault="00550659" w:rsidP="00550659">
      <w:pPr>
        <w:spacing w:before="40" w:after="40"/>
        <w:rPr>
          <w:ins w:id="110" w:author="Ahmad Abu Qauod" w:date="2026-06-17T22:23:00Z" w16du:dateUtc="2026-06-17T19:23:00Z"/>
        </w:rPr>
      </w:pPr>
    </w:p>
    <w:p w14:paraId="640555C0" w14:textId="77777777" w:rsidR="00550659" w:rsidDel="00722A78" w:rsidRDefault="00B768B6">
      <w:pPr>
        <w:spacing w:before="40" w:after="40"/>
        <w:rPr>
          <w:del w:id="111" w:author="Farah AlKhatab" w:date="2026-06-20T22:56:00Z" w16du:dateUtc="2026-06-20T19:56:00Z"/>
        </w:rPr>
        <w:pPrChange w:id="112" w:author="Ahmad Abu Qauod" w:date="2026-06-17T22:23:00Z" w16du:dateUtc="2026-06-17T19:23:00Z">
          <w:pPr>
            <w:pStyle w:val="ListParagraph"/>
            <w:numPr>
              <w:numId w:val="2"/>
            </w:numPr>
            <w:spacing w:before="40" w:after="40"/>
            <w:ind w:left="720" w:hanging="360"/>
          </w:pPr>
        </w:pPrChange>
      </w:pPr>
      <w:ins w:id="113" w:author="Ahmad Abu Qauod" w:date="2026-06-17T22:34:00Z" w16du:dateUtc="2026-06-17T19:34:00Z">
        <w:del w:id="114" w:author="Farah AlKhatab" w:date="2026-06-20T22:56:00Z" w16du:dateUtc="2026-06-20T19:56:00Z">
          <w:r>
            <w:rPr>
              <w:noProof/>
            </w:rPr>
            <w:drawing>
              <wp:inline distT="0" distB="0" distL="0" distR="0" wp14:anchorId="2AD5D7AE" wp14:editId="172C98AC">
                <wp:extent cx="5943600" cy="3084195"/>
                <wp:effectExtent l="0" t="0" r="0" b="0"/>
                <wp:docPr id="9046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84195"/>
                        </a:xfrm>
                        <a:prstGeom prst="rect">
                          <a:avLst/>
                        </a:prstGeom>
                        <a:noFill/>
                        <a:ln>
                          <a:noFill/>
                        </a:ln>
                      </pic:spPr>
                    </pic:pic>
                  </a:graphicData>
                </a:graphic>
              </wp:inline>
            </w:drawing>
          </w:r>
        </w:del>
      </w:ins>
    </w:p>
    <w:p w14:paraId="3BB79D70" w14:textId="77777777" w:rsidR="00132DBB" w:rsidRDefault="00036BF4">
      <w:pPr>
        <w:spacing w:before="40" w:after="40"/>
        <w:pPrChange w:id="115" w:author="Farah AlKhatab" w:date="2026-06-20T22:56:00Z" w16du:dateUtc="2026-06-20T19:56:00Z">
          <w:pPr>
            <w:pStyle w:val="ListParagraph"/>
            <w:numPr>
              <w:numId w:val="2"/>
            </w:numPr>
            <w:spacing w:before="40" w:after="40"/>
            <w:ind w:left="720" w:hanging="360"/>
          </w:pPr>
        </w:pPrChange>
      </w:pPr>
      <w:r>
        <w:rPr>
          <w:b/>
          <w:bCs/>
          <w:color w:val="0F1F3D"/>
        </w:rPr>
        <w:t xml:space="preserve">FR-S3: </w:t>
      </w:r>
      <w:r>
        <w:t>Each section page displays the section title as its page header, followed by that section's fields.</w:t>
      </w:r>
    </w:p>
    <w:p w14:paraId="0E1FA0BD" w14:textId="77777777" w:rsidR="00132DBB" w:rsidRDefault="00036BF4">
      <w:pPr>
        <w:pStyle w:val="ListParagraph"/>
        <w:numPr>
          <w:ilvl w:val="0"/>
          <w:numId w:val="2"/>
        </w:numPr>
        <w:spacing w:before="40" w:after="40"/>
      </w:pPr>
      <w:r w:rsidRPr="00037647">
        <w:rPr>
          <w:b/>
          <w:bCs/>
          <w:color w:val="0F1F3D"/>
          <w:highlight w:val="yellow"/>
          <w:rPrChange w:id="116" w:author="Mohamed Attia" w:date="2026-06-25T09:54:00Z" w16du:dateUtc="2026-06-25T06:54:00Z">
            <w:rPr>
              <w:b/>
              <w:bCs/>
              <w:color w:val="0F1F3D"/>
            </w:rPr>
          </w:rPrChange>
        </w:rPr>
        <w:t>FR-S4</w:t>
      </w:r>
      <w:r>
        <w:rPr>
          <w:b/>
          <w:bCs/>
          <w:color w:val="0F1F3D"/>
        </w:rPr>
        <w:t xml:space="preserve">: </w:t>
      </w:r>
      <w:r>
        <w:t>Unsaved-changes guard: navigating away from a section page with pending edits prompts "You have unsaved changes. Are you sure you want to leave?"</w:t>
      </w:r>
    </w:p>
    <w:p w14:paraId="6E663E56" w14:textId="77777777" w:rsidR="00132DBB" w:rsidRDefault="00036BF4">
      <w:pPr>
        <w:pStyle w:val="ListParagraph"/>
        <w:numPr>
          <w:ilvl w:val="0"/>
          <w:numId w:val="2"/>
        </w:numPr>
        <w:spacing w:before="40" w:after="40"/>
      </w:pPr>
      <w:r w:rsidRPr="00F76D16">
        <w:rPr>
          <w:b/>
          <w:bCs/>
          <w:color w:val="0F1F3D"/>
          <w:highlight w:val="green"/>
          <w:rPrChange w:id="117" w:author="Mohamed Attia" w:date="2026-06-25T09:54:00Z" w16du:dateUtc="2026-06-25T06:54:00Z">
            <w:rPr>
              <w:b/>
              <w:bCs/>
              <w:color w:val="0F1F3D"/>
            </w:rPr>
          </w:rPrChange>
        </w:rPr>
        <w:t>FR-S5</w:t>
      </w:r>
      <w:r>
        <w:rPr>
          <w:b/>
          <w:bCs/>
          <w:color w:val="0F1F3D"/>
        </w:rPr>
        <w:t xml:space="preserve">: </w:t>
      </w:r>
      <w:r>
        <w:t>All Settings sections are scoped to the current tenant. Changes apply tenant-wide.</w:t>
      </w:r>
    </w:p>
    <w:p w14:paraId="6372549D" w14:textId="77777777" w:rsidR="00132DBB" w:rsidRDefault="00036BF4">
      <w:pPr>
        <w:pStyle w:val="ListParagraph"/>
        <w:numPr>
          <w:ilvl w:val="0"/>
          <w:numId w:val="2"/>
        </w:numPr>
        <w:spacing w:before="40" w:after="40"/>
      </w:pPr>
      <w:r w:rsidRPr="00F76D16">
        <w:rPr>
          <w:b/>
          <w:bCs/>
          <w:color w:val="0F1F3D"/>
          <w:highlight w:val="yellow"/>
          <w:rPrChange w:id="118" w:author="Mohamed Attia" w:date="2026-06-25T09:56:00Z" w16du:dateUtc="2026-06-25T06:56:00Z">
            <w:rPr>
              <w:b/>
              <w:bCs/>
              <w:color w:val="0F1F3D"/>
            </w:rPr>
          </w:rPrChange>
        </w:rPr>
        <w:t>FR-S6</w:t>
      </w:r>
      <w:r>
        <w:rPr>
          <w:b/>
          <w:bCs/>
          <w:color w:val="0F1F3D"/>
        </w:rPr>
        <w:t xml:space="preserve">: </w:t>
      </w:r>
      <w:r>
        <w:t>The Settings area is reachable from the platform navigation and follows Nabadat brand layout (navy/teal, RTL parity for Arabic).</w:t>
      </w:r>
    </w:p>
    <w:p w14:paraId="3424F01D" w14:textId="77777777" w:rsidR="00132DBB" w:rsidRDefault="00036BF4">
      <w:pPr>
        <w:pStyle w:val="Heading2"/>
      </w:pPr>
      <w:r>
        <w:t>12.3 Section A — Organization</w:t>
      </w:r>
    </w:p>
    <w:p w14:paraId="081C63A7" w14:textId="77777777" w:rsidR="00132DBB" w:rsidRDefault="00036BF4">
      <w:pPr>
        <w:pStyle w:val="Heading3"/>
      </w:pPr>
      <w:r>
        <w:t>12.3.1 Functional Requirements</w:t>
      </w:r>
    </w:p>
    <w:p w14:paraId="4427AC59" w14:textId="77777777" w:rsidR="00132DBB" w:rsidRDefault="00036BF4">
      <w:pPr>
        <w:pStyle w:val="ListParagraph"/>
        <w:numPr>
          <w:ilvl w:val="0"/>
          <w:numId w:val="2"/>
        </w:numPr>
        <w:spacing w:before="40" w:after="40"/>
      </w:pPr>
      <w:r w:rsidRPr="00F76D16">
        <w:rPr>
          <w:b/>
          <w:bCs/>
          <w:color w:val="0F1F3D"/>
          <w:highlight w:val="green"/>
          <w:rPrChange w:id="119" w:author="Mohamed Attia" w:date="2026-06-25T09:58:00Z" w16du:dateUtc="2026-06-25T06:58:00Z">
            <w:rPr>
              <w:b/>
              <w:bCs/>
              <w:color w:val="0F1F3D"/>
            </w:rPr>
          </w:rPrChange>
        </w:rPr>
        <w:t>FR-S7</w:t>
      </w:r>
      <w:r>
        <w:rPr>
          <w:b/>
          <w:bCs/>
          <w:color w:val="0F1F3D"/>
        </w:rPr>
        <w:t xml:space="preserve">: </w:t>
      </w:r>
      <w:r>
        <w:t>The Organization section page contains: Name, Logo, Industry.</w:t>
      </w:r>
    </w:p>
    <w:p w14:paraId="410BB264" w14:textId="77777777" w:rsidR="00132DBB" w:rsidRDefault="00036BF4">
      <w:pPr>
        <w:pStyle w:val="ListParagraph"/>
        <w:numPr>
          <w:ilvl w:val="0"/>
          <w:numId w:val="2"/>
        </w:numPr>
        <w:spacing w:before="40" w:after="40"/>
      </w:pPr>
      <w:r w:rsidRPr="00F76D16">
        <w:rPr>
          <w:b/>
          <w:bCs/>
          <w:color w:val="0F1F3D"/>
          <w:highlight w:val="green"/>
          <w:rPrChange w:id="120" w:author="Mohamed Attia" w:date="2026-06-25T09:58:00Z" w16du:dateUtc="2026-06-25T06:58:00Z">
            <w:rPr>
              <w:b/>
              <w:bCs/>
              <w:color w:val="0F1F3D"/>
            </w:rPr>
          </w:rPrChange>
        </w:rPr>
        <w:t>FR-S8</w:t>
      </w:r>
      <w:r>
        <w:rPr>
          <w:b/>
          <w:bCs/>
          <w:color w:val="0F1F3D"/>
        </w:rPr>
        <w:t xml:space="preserve">: </w:t>
      </w:r>
      <w:r>
        <w:t>Name — text input, the tenant's display name. Required. Max 150 characters.</w:t>
      </w:r>
    </w:p>
    <w:p w14:paraId="78C77AEB" w14:textId="77777777" w:rsidR="00132DBB" w:rsidRDefault="00036BF4">
      <w:pPr>
        <w:pStyle w:val="ListParagraph"/>
        <w:numPr>
          <w:ilvl w:val="0"/>
          <w:numId w:val="2"/>
        </w:numPr>
        <w:spacing w:before="40" w:after="40"/>
      </w:pPr>
      <w:r w:rsidRPr="00F76D16">
        <w:rPr>
          <w:b/>
          <w:bCs/>
          <w:color w:val="0F1F3D"/>
          <w:highlight w:val="yellow"/>
          <w:rPrChange w:id="121" w:author="Mohamed Attia" w:date="2026-06-25T09:58:00Z" w16du:dateUtc="2026-06-25T06:58:00Z">
            <w:rPr>
              <w:b/>
              <w:bCs/>
              <w:color w:val="0F1F3D"/>
            </w:rPr>
          </w:rPrChange>
        </w:rPr>
        <w:t>FR-S9</w:t>
      </w:r>
      <w:r>
        <w:rPr>
          <w:b/>
          <w:bCs/>
          <w:color w:val="0F1F3D"/>
        </w:rPr>
        <w:t xml:space="preserve">: </w:t>
      </w:r>
      <w:r>
        <w:t>Logo — image upload. Accepts PNG/JPG/SVG; recommended max 2 MB; displayed as the tenant brand mark across the platform. Shows current logo with a replace control.</w:t>
      </w:r>
    </w:p>
    <w:p w14:paraId="17C38C59" w14:textId="77777777" w:rsidR="00132DBB" w:rsidRDefault="00036BF4">
      <w:pPr>
        <w:pStyle w:val="ListParagraph"/>
        <w:numPr>
          <w:ilvl w:val="0"/>
          <w:numId w:val="2"/>
        </w:numPr>
        <w:spacing w:before="40" w:after="40"/>
      </w:pPr>
      <w:r w:rsidRPr="00F76D16">
        <w:rPr>
          <w:b/>
          <w:bCs/>
          <w:color w:val="0F1F3D"/>
          <w:highlight w:val="green"/>
          <w:rPrChange w:id="122" w:author="Mohamed Attia" w:date="2026-06-25T09:59:00Z" w16du:dateUtc="2026-06-25T06:59:00Z">
            <w:rPr>
              <w:b/>
              <w:bCs/>
              <w:color w:val="0F1F3D"/>
            </w:rPr>
          </w:rPrChange>
        </w:rPr>
        <w:t>FR-S10</w:t>
      </w:r>
      <w:r>
        <w:rPr>
          <w:b/>
          <w:bCs/>
          <w:color w:val="0F1F3D"/>
        </w:rPr>
        <w:t xml:space="preserve">: </w:t>
      </w:r>
      <w:r>
        <w:t>Industry — dropdown selecting the tenant's primary vertical (Banking, Telecommunications, Government, Automotive, Entertainment, Services). Drives industry-default templates elsewhere on the platform.</w:t>
      </w:r>
    </w:p>
    <w:p w14:paraId="43EBF94A" w14:textId="77777777" w:rsidR="00132DBB" w:rsidRDefault="00036BF4">
      <w:pPr>
        <w:pStyle w:val="ListParagraph"/>
        <w:numPr>
          <w:ilvl w:val="0"/>
          <w:numId w:val="2"/>
        </w:numPr>
        <w:spacing w:before="40" w:after="40"/>
      </w:pPr>
      <w:r w:rsidRPr="00F76D16">
        <w:rPr>
          <w:b/>
          <w:bCs/>
          <w:color w:val="0F1F3D"/>
          <w:highlight w:val="green"/>
          <w:rPrChange w:id="123" w:author="Mohamed Attia" w:date="2026-06-25T09:59:00Z" w16du:dateUtc="2026-06-25T06:59:00Z">
            <w:rPr>
              <w:b/>
              <w:bCs/>
              <w:color w:val="0F1F3D"/>
            </w:rPr>
          </w:rPrChange>
        </w:rPr>
        <w:t>FR-S11</w:t>
      </w:r>
      <w:r>
        <w:rPr>
          <w:b/>
          <w:bCs/>
          <w:color w:val="0F1F3D"/>
        </w:rPr>
        <w:t xml:space="preserve">: </w:t>
      </w:r>
      <w:r>
        <w:t>A Save action persists Organization changes; all changes are audit-logged (M-11).</w:t>
      </w:r>
    </w:p>
    <w:p w14:paraId="4EC7663F" w14:textId="77777777" w:rsidR="00132DBB" w:rsidRDefault="00036BF4">
      <w:pPr>
        <w:pStyle w:val="Heading3"/>
      </w:pPr>
      <w:r>
        <w:lastRenderedPageBreak/>
        <w:t>12.3.2 Permissions</w:t>
      </w:r>
    </w:p>
    <w:p w14:paraId="52AA5AF9" w14:textId="77777777" w:rsidR="00132DBB" w:rsidRDefault="00036BF4">
      <w:pPr>
        <w:pStyle w:val="ListParagraph"/>
        <w:numPr>
          <w:ilvl w:val="0"/>
          <w:numId w:val="2"/>
        </w:numPr>
        <w:spacing w:before="40" w:after="40"/>
      </w:pPr>
      <w:r>
        <w:rPr>
          <w:b/>
          <w:bCs/>
          <w:color w:val="0F1F3D"/>
        </w:rPr>
        <w:t xml:space="preserve">FR-S12: </w:t>
      </w:r>
      <w:r>
        <w:t>Organization settings are editable by the Tenant IT Administrator (P-07) and/or CX Program Manager (P-01) per the tenant's RBAC configuration. Enforced at UI and API.</w:t>
      </w:r>
    </w:p>
    <w:p w14:paraId="6C70E55C" w14:textId="77777777" w:rsidR="00132DBB" w:rsidRDefault="00036BF4">
      <w:pPr>
        <w:pStyle w:val="Heading2"/>
      </w:pPr>
      <w:r>
        <w:t>12.4 Section B — Customer Journey (Scoring Configuration)</w:t>
      </w:r>
    </w:p>
    <w:p w14:paraId="421BF1A2" w14:textId="77777777" w:rsidR="00132DBB" w:rsidRDefault="00036BF4">
      <w:pPr>
        <w:pStyle w:val="Heading3"/>
      </w:pPr>
      <w:r>
        <w:t>12.4.1 Description</w:t>
      </w:r>
    </w:p>
    <w:p w14:paraId="4511AD64" w14:textId="77777777" w:rsidR="00132DBB" w:rsidRDefault="00036BF4">
      <w:pPr>
        <w:spacing w:before="60" w:after="80"/>
      </w:pPr>
      <w:r>
        <w:t>This section is the editing surface for the tenant-level ScoringConfig entity (owned by M-16, consumed by M-06). One ScoringConfig row exists per tenant; the values set here apply to all journeys in the tenant. This is the same entity defined in the M-16 SRS Section 4.2.9 — this page is its UI.</w:t>
      </w:r>
    </w:p>
    <w:p w14:paraId="5235B17D"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These parameters control the Strategic Satisfaction Scoring Model (M-16 Section 11). A change here applies to all subsequent M-06 computation cycles for all journeys of the tenant. Values are snapshotted into each JourneyVersion at publish time, so historical scores are unaffected by later changes.</w:t>
      </w:r>
    </w:p>
    <w:p w14:paraId="70E6F248" w14:textId="77777777" w:rsidR="00132DBB" w:rsidRDefault="00036BF4">
      <w:pPr>
        <w:pStyle w:val="Heading3"/>
      </w:pPr>
      <w:r>
        <w:t>12.4.2 Functional Requirements</w:t>
      </w:r>
    </w:p>
    <w:p w14:paraId="66E9A73E" w14:textId="77777777" w:rsidR="00132DBB" w:rsidRDefault="00036BF4">
      <w:pPr>
        <w:pStyle w:val="ListParagraph"/>
        <w:numPr>
          <w:ilvl w:val="0"/>
          <w:numId w:val="2"/>
        </w:numPr>
        <w:spacing w:before="40" w:after="40"/>
      </w:pPr>
      <w:r w:rsidRPr="00F76D16">
        <w:rPr>
          <w:b/>
          <w:bCs/>
          <w:color w:val="0F1F3D"/>
          <w:highlight w:val="green"/>
          <w:rPrChange w:id="124" w:author="Mohamed Attia" w:date="2026-06-25T10:00:00Z" w16du:dateUtc="2026-06-25T07:00:00Z">
            <w:rPr>
              <w:b/>
              <w:bCs/>
              <w:color w:val="0F1F3D"/>
            </w:rPr>
          </w:rPrChange>
        </w:rPr>
        <w:t>FR-S13</w:t>
      </w:r>
      <w:r>
        <w:rPr>
          <w:b/>
          <w:bCs/>
          <w:color w:val="0F1F3D"/>
        </w:rPr>
        <w:t xml:space="preserve">: </w:t>
      </w:r>
      <w:r>
        <w:t>The Customer Journey section page exposes five parameters: Alpha (α), MOT Multiplier, Responses Count Floor (n_floor), Flag Percentile, Rolling Window Days.</w:t>
      </w:r>
    </w:p>
    <w:p w14:paraId="2CC1F5BA" w14:textId="77777777" w:rsidR="00132DBB" w:rsidRDefault="00036BF4">
      <w:pPr>
        <w:pStyle w:val="ListParagraph"/>
        <w:numPr>
          <w:ilvl w:val="0"/>
          <w:numId w:val="2"/>
        </w:numPr>
        <w:spacing w:before="40" w:after="40"/>
      </w:pPr>
      <w:r w:rsidRPr="00F76D16">
        <w:rPr>
          <w:b/>
          <w:bCs/>
          <w:color w:val="0F1F3D"/>
          <w:highlight w:val="green"/>
          <w:rPrChange w:id="125" w:author="Mohamed Attia" w:date="2026-06-25T10:00:00Z" w16du:dateUtc="2026-06-25T07:00:00Z">
            <w:rPr>
              <w:b/>
              <w:bCs/>
              <w:color w:val="0F1F3D"/>
            </w:rPr>
          </w:rPrChange>
        </w:rPr>
        <w:t>FR-S14</w:t>
      </w:r>
      <w:r>
        <w:rPr>
          <w:b/>
          <w:bCs/>
          <w:color w:val="0F1F3D"/>
        </w:rPr>
        <w:t xml:space="preserve">: </w:t>
      </w:r>
      <w:r>
        <w:t>Each parameter has a small "?" info icon at its top-right. Hovering (or, on touch devices, tapping) the icon shows a tooltip explaining the parameter and guiding the CX manager toward an appropriate value. Tooltip content is specified in Section 12.4.4.</w:t>
      </w:r>
    </w:p>
    <w:p w14:paraId="27FCB23E" w14:textId="77777777" w:rsidR="00132DBB" w:rsidRDefault="00036BF4">
      <w:pPr>
        <w:pStyle w:val="ListParagraph"/>
        <w:numPr>
          <w:ilvl w:val="0"/>
          <w:numId w:val="2"/>
        </w:numPr>
        <w:spacing w:before="40" w:after="40"/>
      </w:pPr>
      <w:r w:rsidRPr="00F76D16">
        <w:rPr>
          <w:b/>
          <w:bCs/>
          <w:color w:val="0F1F3D"/>
          <w:highlight w:val="green"/>
          <w:rPrChange w:id="126" w:author="Mohamed Attia" w:date="2026-06-25T10:01:00Z" w16du:dateUtc="2026-06-25T07:01:00Z">
            <w:rPr>
              <w:b/>
              <w:bCs/>
              <w:color w:val="0F1F3D"/>
            </w:rPr>
          </w:rPrChange>
        </w:rPr>
        <w:t>FR-S15:</w:t>
      </w:r>
      <w:r>
        <w:rPr>
          <w:b/>
          <w:bCs/>
          <w:color w:val="0F1F3D"/>
        </w:rPr>
        <w:t xml:space="preserve"> </w:t>
      </w:r>
      <w:r>
        <w:t>Alpha (α) — presented as a single linked slider spanning 0.000–1.000 (default 0.500). β is always derived as 1 − α and displayed read-only beside the slider; β is never independently editable. Moving the slider updates the displayed β live.</w:t>
      </w:r>
    </w:p>
    <w:p w14:paraId="244ECDEA" w14:textId="77777777" w:rsidR="00132DBB" w:rsidRDefault="00036BF4">
      <w:pPr>
        <w:pStyle w:val="ListParagraph"/>
        <w:numPr>
          <w:ilvl w:val="0"/>
          <w:numId w:val="2"/>
        </w:numPr>
        <w:spacing w:before="40" w:after="40"/>
      </w:pPr>
      <w:r w:rsidRPr="00F76D16">
        <w:rPr>
          <w:b/>
          <w:bCs/>
          <w:color w:val="0F1F3D"/>
          <w:highlight w:val="green"/>
          <w:rPrChange w:id="127" w:author="Mohamed Attia" w:date="2026-06-25T10:01:00Z" w16du:dateUtc="2026-06-25T07:01:00Z">
            <w:rPr>
              <w:b/>
              <w:bCs/>
              <w:color w:val="0F1F3D"/>
            </w:rPr>
          </w:rPrChange>
        </w:rPr>
        <w:t>FR-S16:</w:t>
      </w:r>
      <w:r>
        <w:rPr>
          <w:b/>
          <w:bCs/>
          <w:color w:val="0F1F3D"/>
        </w:rPr>
        <w:t xml:space="preserve"> </w:t>
      </w:r>
      <w:r>
        <w:t>MOT Multiplier — numeric input/slider, range 1.0–2.0 (default 1.5), step 0.1.</w:t>
      </w:r>
    </w:p>
    <w:p w14:paraId="7E3E583B" w14:textId="77777777" w:rsidR="00132DBB" w:rsidRDefault="00036BF4">
      <w:pPr>
        <w:pStyle w:val="ListParagraph"/>
        <w:numPr>
          <w:ilvl w:val="0"/>
          <w:numId w:val="2"/>
        </w:numPr>
        <w:spacing w:before="40" w:after="40"/>
      </w:pPr>
      <w:r w:rsidRPr="00F76D16">
        <w:rPr>
          <w:b/>
          <w:bCs/>
          <w:color w:val="0F1F3D"/>
          <w:highlight w:val="green"/>
          <w:rPrChange w:id="128" w:author="Mohamed Attia" w:date="2026-06-25T10:01:00Z" w16du:dateUtc="2026-06-25T07:01:00Z">
            <w:rPr>
              <w:b/>
              <w:bCs/>
              <w:color w:val="0F1F3D"/>
            </w:rPr>
          </w:rPrChange>
        </w:rPr>
        <w:t>FR-S17:</w:t>
      </w:r>
      <w:r>
        <w:rPr>
          <w:b/>
          <w:bCs/>
          <w:color w:val="0F1F3D"/>
        </w:rPr>
        <w:t xml:space="preserve"> </w:t>
      </w:r>
      <w:r>
        <w:t>Responses Count Floor (n_floor) — integer input, minimum 1 (default 100).</w:t>
      </w:r>
    </w:p>
    <w:p w14:paraId="38CBC18D" w14:textId="77777777" w:rsidR="00132DBB" w:rsidRDefault="00036BF4">
      <w:pPr>
        <w:pStyle w:val="ListParagraph"/>
        <w:numPr>
          <w:ilvl w:val="0"/>
          <w:numId w:val="2"/>
        </w:numPr>
        <w:spacing w:before="40" w:after="40"/>
      </w:pPr>
      <w:r w:rsidRPr="00F76D16">
        <w:rPr>
          <w:b/>
          <w:bCs/>
          <w:color w:val="0F1F3D"/>
          <w:highlight w:val="green"/>
          <w:rPrChange w:id="129" w:author="Mohamed Attia" w:date="2026-06-25T10:01:00Z" w16du:dateUtc="2026-06-25T07:01:00Z">
            <w:rPr>
              <w:b/>
              <w:bCs/>
              <w:color w:val="0F1F3D"/>
            </w:rPr>
          </w:rPrChange>
        </w:rPr>
        <w:t>FR-S18:</w:t>
      </w:r>
      <w:r>
        <w:rPr>
          <w:b/>
          <w:bCs/>
          <w:color w:val="0F1F3D"/>
        </w:rPr>
        <w:t xml:space="preserve"> </w:t>
      </w:r>
      <w:r>
        <w:t>Flag Percentile — integer input, valid range 1–49 (default 25).</w:t>
      </w:r>
    </w:p>
    <w:p w14:paraId="7BCD0A46" w14:textId="77777777" w:rsidR="00132DBB" w:rsidRDefault="00036BF4">
      <w:pPr>
        <w:pStyle w:val="ListParagraph"/>
        <w:numPr>
          <w:ilvl w:val="0"/>
          <w:numId w:val="2"/>
        </w:numPr>
        <w:spacing w:before="40" w:after="40"/>
      </w:pPr>
      <w:r w:rsidRPr="00F76D16">
        <w:rPr>
          <w:b/>
          <w:bCs/>
          <w:color w:val="0F1F3D"/>
          <w:highlight w:val="green"/>
          <w:rPrChange w:id="130" w:author="Mohamed Attia" w:date="2026-06-25T10:01:00Z" w16du:dateUtc="2026-06-25T07:01:00Z">
            <w:rPr>
              <w:b/>
              <w:bCs/>
              <w:color w:val="0F1F3D"/>
            </w:rPr>
          </w:rPrChange>
        </w:rPr>
        <w:t>FR-S19:</w:t>
      </w:r>
      <w:r>
        <w:rPr>
          <w:b/>
          <w:bCs/>
          <w:color w:val="0F1F3D"/>
        </w:rPr>
        <w:t xml:space="preserve"> </w:t>
      </w:r>
      <w:r>
        <w:t>Rolling Window Days — integer input, minimum 7 (default 30).</w:t>
      </w:r>
    </w:p>
    <w:p w14:paraId="04100749" w14:textId="77777777" w:rsidR="00132DBB" w:rsidRDefault="00036BF4">
      <w:pPr>
        <w:pStyle w:val="ListParagraph"/>
        <w:numPr>
          <w:ilvl w:val="0"/>
          <w:numId w:val="2"/>
        </w:numPr>
        <w:spacing w:before="40" w:after="40"/>
      </w:pPr>
      <w:r w:rsidRPr="00F76D16">
        <w:rPr>
          <w:b/>
          <w:bCs/>
          <w:color w:val="0F1F3D"/>
          <w:highlight w:val="green"/>
          <w:rPrChange w:id="131" w:author="Mohamed Attia" w:date="2026-06-25T10:01:00Z" w16du:dateUtc="2026-06-25T07:01:00Z">
            <w:rPr>
              <w:b/>
              <w:bCs/>
              <w:color w:val="0F1F3D"/>
            </w:rPr>
          </w:rPrChange>
        </w:rPr>
        <w:t>FR-S20:</w:t>
      </w:r>
      <w:r>
        <w:rPr>
          <w:b/>
          <w:bCs/>
          <w:color w:val="0F1F3D"/>
        </w:rPr>
        <w:t xml:space="preserve"> </w:t>
      </w:r>
      <w:r>
        <w:t>A Save action persists the ScoringConfig via PUT /api/tenant/scoring-config. On save, the API re-validates every constraint (Section 12.4.5); validation failures return field-level errors and block the save.</w:t>
      </w:r>
    </w:p>
    <w:p w14:paraId="75F425B4" w14:textId="77777777" w:rsidR="00132DBB" w:rsidRDefault="00036BF4">
      <w:pPr>
        <w:pStyle w:val="ListParagraph"/>
        <w:numPr>
          <w:ilvl w:val="0"/>
          <w:numId w:val="2"/>
        </w:numPr>
        <w:spacing w:before="40" w:after="40"/>
      </w:pPr>
      <w:r w:rsidRPr="00F76D16">
        <w:rPr>
          <w:b/>
          <w:bCs/>
          <w:color w:val="0F1F3D"/>
          <w:highlight w:val="green"/>
          <w:rPrChange w:id="132" w:author="Mohamed Attia" w:date="2026-06-25T10:01:00Z" w16du:dateUtc="2026-06-25T07:01:00Z">
            <w:rPr>
              <w:b/>
              <w:bCs/>
              <w:color w:val="0F1F3D"/>
            </w:rPr>
          </w:rPrChange>
        </w:rPr>
        <w:t>FR-S21</w:t>
      </w:r>
      <w:r>
        <w:rPr>
          <w:b/>
          <w:bCs/>
          <w:color w:val="0F1F3D"/>
        </w:rPr>
        <w:t xml:space="preserve">: </w:t>
      </w:r>
      <w:r>
        <w:t xml:space="preserve">All changes are written to the M-11 audit log with actor, timestamp, parameter, </w:t>
      </w:r>
      <w:r w:rsidRPr="00F76D16">
        <w:rPr>
          <w:highlight w:val="yellow"/>
          <w:rPrChange w:id="133" w:author="Mohamed Attia" w:date="2026-06-25T10:01:00Z" w16du:dateUtc="2026-06-25T07:01:00Z">
            <w:rPr/>
          </w:rPrChange>
        </w:rPr>
        <w:t>previous value, and new value</w:t>
      </w:r>
      <w:r>
        <w:t>.</w:t>
      </w:r>
    </w:p>
    <w:p w14:paraId="32574E59" w14:textId="77777777" w:rsidR="00132DBB" w:rsidRDefault="00036BF4">
      <w:pPr>
        <w:pStyle w:val="Heading3"/>
      </w:pPr>
      <w:r>
        <w:t>12.4.3 Data Model — ScoringConfig (Tenant-Level)</w:t>
      </w:r>
    </w:p>
    <w:p w14:paraId="5A656BCC" w14:textId="77777777" w:rsidR="00132DBB" w:rsidRDefault="00036BF4">
      <w:pPr>
        <w:spacing w:before="60" w:after="80"/>
      </w:pPr>
      <w:r>
        <w:t>One row per tenant. Owned by M-16; surfaced and edited here; consumed by M-06.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100"/>
        <w:gridCol w:w="3860"/>
      </w:tblGrid>
      <w:tr w:rsidR="00373686" w14:paraId="5B73E690" w14:textId="77777777">
        <w:tc>
          <w:tcPr>
            <w:tcW w:w="2400" w:type="dxa"/>
            <w:shd w:val="clear" w:color="auto" w:fill="0F1F3D"/>
            <w:tcMar>
              <w:top w:w="100" w:type="dxa"/>
              <w:left w:w="140" w:type="dxa"/>
              <w:bottom w:w="100" w:type="dxa"/>
              <w:right w:w="140" w:type="dxa"/>
            </w:tcMar>
            <w:vAlign w:val="center"/>
          </w:tcPr>
          <w:p w14:paraId="7FE5452D" w14:textId="77777777" w:rsidR="00132DBB" w:rsidRDefault="00036BF4">
            <w:r>
              <w:rPr>
                <w:b/>
                <w:bCs/>
                <w:color w:val="FFFFFF"/>
                <w:sz w:val="20"/>
                <w:szCs w:val="20"/>
              </w:rPr>
              <w:t>Field</w:t>
            </w:r>
          </w:p>
        </w:tc>
        <w:tc>
          <w:tcPr>
            <w:tcW w:w="2000" w:type="dxa"/>
            <w:shd w:val="clear" w:color="auto" w:fill="0F1F3D"/>
            <w:tcMar>
              <w:top w:w="100" w:type="dxa"/>
              <w:left w:w="140" w:type="dxa"/>
              <w:bottom w:w="100" w:type="dxa"/>
              <w:right w:w="140" w:type="dxa"/>
            </w:tcMar>
            <w:vAlign w:val="center"/>
          </w:tcPr>
          <w:p w14:paraId="199BC7E9" w14:textId="77777777" w:rsidR="00132DBB" w:rsidRDefault="00036BF4">
            <w:r>
              <w:rPr>
                <w:b/>
                <w:bCs/>
                <w:color w:val="FFFFFF"/>
                <w:sz w:val="20"/>
                <w:szCs w:val="20"/>
              </w:rPr>
              <w:t>Type</w:t>
            </w:r>
          </w:p>
        </w:tc>
        <w:tc>
          <w:tcPr>
            <w:tcW w:w="1100" w:type="dxa"/>
            <w:shd w:val="clear" w:color="auto" w:fill="0F1F3D"/>
            <w:tcMar>
              <w:top w:w="100" w:type="dxa"/>
              <w:left w:w="140" w:type="dxa"/>
              <w:bottom w:w="100" w:type="dxa"/>
              <w:right w:w="140" w:type="dxa"/>
            </w:tcMar>
            <w:vAlign w:val="center"/>
          </w:tcPr>
          <w:p w14:paraId="0850F32A" w14:textId="77777777" w:rsidR="00132DBB" w:rsidRDefault="00036BF4">
            <w:r>
              <w:rPr>
                <w:b/>
                <w:bCs/>
                <w:color w:val="FFFFFF"/>
                <w:sz w:val="20"/>
                <w:szCs w:val="20"/>
              </w:rPr>
              <w:t>Nullable</w:t>
            </w:r>
          </w:p>
        </w:tc>
        <w:tc>
          <w:tcPr>
            <w:tcW w:w="3860" w:type="dxa"/>
            <w:shd w:val="clear" w:color="auto" w:fill="0F1F3D"/>
            <w:tcMar>
              <w:top w:w="100" w:type="dxa"/>
              <w:left w:w="140" w:type="dxa"/>
              <w:bottom w:w="100" w:type="dxa"/>
              <w:right w:w="140" w:type="dxa"/>
            </w:tcMar>
            <w:vAlign w:val="center"/>
          </w:tcPr>
          <w:p w14:paraId="248D4A9B" w14:textId="77777777" w:rsidR="00132DBB" w:rsidRDefault="00036BF4">
            <w:r>
              <w:rPr>
                <w:b/>
                <w:bCs/>
                <w:color w:val="FFFFFF"/>
                <w:sz w:val="20"/>
                <w:szCs w:val="20"/>
              </w:rPr>
              <w:t>Notes</w:t>
            </w:r>
          </w:p>
        </w:tc>
      </w:tr>
      <w:tr w:rsidR="00373686" w14:paraId="513861A5" w14:textId="77777777">
        <w:tc>
          <w:tcPr>
            <w:tcW w:w="2400" w:type="dxa"/>
            <w:shd w:val="clear" w:color="auto" w:fill="FFFFFF"/>
            <w:tcMar>
              <w:top w:w="100" w:type="dxa"/>
              <w:left w:w="140" w:type="dxa"/>
              <w:bottom w:w="100" w:type="dxa"/>
              <w:right w:w="140" w:type="dxa"/>
            </w:tcMar>
          </w:tcPr>
          <w:p w14:paraId="0860FC61" w14:textId="77777777" w:rsidR="00132DBB" w:rsidRDefault="00036BF4">
            <w:r>
              <w:rPr>
                <w:rFonts w:ascii="Courier New" w:eastAsia="Courier New" w:hAnsi="Courier New" w:cs="Courier New"/>
                <w:color w:val="0F1F3D"/>
                <w:sz w:val="18"/>
                <w:szCs w:val="18"/>
              </w:rPr>
              <w:t>tenant_id</w:t>
            </w:r>
          </w:p>
        </w:tc>
        <w:tc>
          <w:tcPr>
            <w:tcW w:w="2000" w:type="dxa"/>
            <w:shd w:val="clear" w:color="auto" w:fill="FFFFFF"/>
            <w:tcMar>
              <w:top w:w="100" w:type="dxa"/>
              <w:left w:w="140" w:type="dxa"/>
              <w:bottom w:w="100" w:type="dxa"/>
              <w:right w:w="140" w:type="dxa"/>
            </w:tcMar>
          </w:tcPr>
          <w:p w14:paraId="0BBED575" w14:textId="77777777" w:rsidR="00132DBB" w:rsidRDefault="00036BF4">
            <w:r>
              <w:rPr>
                <w:sz w:val="20"/>
                <w:szCs w:val="20"/>
              </w:rPr>
              <w:t>uuid (FK → M-11 Tenant)</w:t>
            </w:r>
          </w:p>
        </w:tc>
        <w:tc>
          <w:tcPr>
            <w:tcW w:w="1100" w:type="dxa"/>
            <w:shd w:val="clear" w:color="auto" w:fill="FFFFFF"/>
            <w:tcMar>
              <w:top w:w="100" w:type="dxa"/>
              <w:left w:w="140" w:type="dxa"/>
              <w:bottom w:w="100" w:type="dxa"/>
              <w:right w:w="140" w:type="dxa"/>
            </w:tcMar>
          </w:tcPr>
          <w:p w14:paraId="330F902B" w14:textId="77777777" w:rsidR="00132DBB" w:rsidRDefault="00036BF4">
            <w:r>
              <w:rPr>
                <w:sz w:val="20"/>
                <w:szCs w:val="20"/>
              </w:rPr>
              <w:t>No</w:t>
            </w:r>
          </w:p>
        </w:tc>
        <w:tc>
          <w:tcPr>
            <w:tcW w:w="3860" w:type="dxa"/>
            <w:shd w:val="clear" w:color="auto" w:fill="FFFFFF"/>
            <w:tcMar>
              <w:top w:w="100" w:type="dxa"/>
              <w:left w:w="140" w:type="dxa"/>
              <w:bottom w:w="100" w:type="dxa"/>
              <w:right w:w="140" w:type="dxa"/>
            </w:tcMar>
          </w:tcPr>
          <w:p w14:paraId="771A90F8" w14:textId="77777777" w:rsidR="00132DBB" w:rsidRDefault="00036BF4">
            <w:r>
              <w:rPr>
                <w:sz w:val="20"/>
                <w:szCs w:val="20"/>
              </w:rPr>
              <w:t>One ScoringConfig per tenant. Unique constraint on tenant_id.</w:t>
            </w:r>
          </w:p>
        </w:tc>
      </w:tr>
      <w:tr w:rsidR="00373686" w14:paraId="527F83AA" w14:textId="77777777">
        <w:tc>
          <w:tcPr>
            <w:tcW w:w="2400" w:type="dxa"/>
            <w:shd w:val="clear" w:color="auto" w:fill="F0FAFA"/>
            <w:tcMar>
              <w:top w:w="100" w:type="dxa"/>
              <w:left w:w="140" w:type="dxa"/>
              <w:bottom w:w="100" w:type="dxa"/>
              <w:right w:w="140" w:type="dxa"/>
            </w:tcMar>
          </w:tcPr>
          <w:p w14:paraId="7B06D1FA" w14:textId="77777777" w:rsidR="00132DBB" w:rsidRDefault="00036BF4">
            <w:r>
              <w:rPr>
                <w:rFonts w:ascii="Courier New" w:eastAsia="Courier New" w:hAnsi="Courier New" w:cs="Courier New"/>
                <w:color w:val="0F1F3D"/>
                <w:sz w:val="18"/>
                <w:szCs w:val="18"/>
              </w:rPr>
              <w:t>alpha</w:t>
            </w:r>
          </w:p>
        </w:tc>
        <w:tc>
          <w:tcPr>
            <w:tcW w:w="2000" w:type="dxa"/>
            <w:shd w:val="clear" w:color="auto" w:fill="F0FAFA"/>
            <w:tcMar>
              <w:top w:w="100" w:type="dxa"/>
              <w:left w:w="140" w:type="dxa"/>
              <w:bottom w:w="100" w:type="dxa"/>
              <w:right w:w="140" w:type="dxa"/>
            </w:tcMar>
          </w:tcPr>
          <w:p w14:paraId="4FB25842" w14:textId="77777777" w:rsidR="00132DBB" w:rsidRDefault="00036BF4">
            <w:r>
              <w:rPr>
                <w:sz w:val="20"/>
                <w:szCs w:val="20"/>
              </w:rPr>
              <w:t>numeric(4,3)</w:t>
            </w:r>
          </w:p>
        </w:tc>
        <w:tc>
          <w:tcPr>
            <w:tcW w:w="1100" w:type="dxa"/>
            <w:shd w:val="clear" w:color="auto" w:fill="F0FAFA"/>
            <w:tcMar>
              <w:top w:w="100" w:type="dxa"/>
              <w:left w:w="140" w:type="dxa"/>
              <w:bottom w:w="100" w:type="dxa"/>
              <w:right w:w="140" w:type="dxa"/>
            </w:tcMar>
          </w:tcPr>
          <w:p w14:paraId="07F0C04F" w14:textId="77777777" w:rsidR="00132DBB" w:rsidRDefault="00036BF4">
            <w:r>
              <w:rPr>
                <w:sz w:val="20"/>
                <w:szCs w:val="20"/>
              </w:rPr>
              <w:t>No</w:t>
            </w:r>
          </w:p>
        </w:tc>
        <w:tc>
          <w:tcPr>
            <w:tcW w:w="3860" w:type="dxa"/>
            <w:shd w:val="clear" w:color="auto" w:fill="F0FAFA"/>
            <w:tcMar>
              <w:top w:w="100" w:type="dxa"/>
              <w:left w:w="140" w:type="dxa"/>
              <w:bottom w:w="100" w:type="dxa"/>
              <w:right w:w="140" w:type="dxa"/>
            </w:tcMar>
          </w:tcPr>
          <w:p w14:paraId="3A0E527E" w14:textId="77777777" w:rsidR="00132DBB" w:rsidRDefault="00036BF4">
            <w:r>
              <w:rPr>
                <w:sz w:val="20"/>
                <w:szCs w:val="20"/>
              </w:rPr>
              <w:t>Customer importance blend. Range 0.000–1.000. Default 0.500. Check: alpha BETWEEN 0.0 AND 1.0.</w:t>
            </w:r>
          </w:p>
        </w:tc>
      </w:tr>
      <w:tr w:rsidR="00373686" w14:paraId="3894F400" w14:textId="77777777">
        <w:tc>
          <w:tcPr>
            <w:tcW w:w="2400" w:type="dxa"/>
            <w:shd w:val="clear" w:color="auto" w:fill="FFFFFF"/>
            <w:tcMar>
              <w:top w:w="100" w:type="dxa"/>
              <w:left w:w="140" w:type="dxa"/>
              <w:bottom w:w="100" w:type="dxa"/>
              <w:right w:w="140" w:type="dxa"/>
            </w:tcMar>
          </w:tcPr>
          <w:p w14:paraId="00EAED13" w14:textId="77777777" w:rsidR="00132DBB" w:rsidRDefault="00036BF4">
            <w:r>
              <w:rPr>
                <w:rFonts w:ascii="Courier New" w:eastAsia="Courier New" w:hAnsi="Courier New" w:cs="Courier New"/>
                <w:color w:val="0F1F3D"/>
                <w:sz w:val="18"/>
                <w:szCs w:val="18"/>
              </w:rPr>
              <w:lastRenderedPageBreak/>
              <w:t>mot_multiplier</w:t>
            </w:r>
          </w:p>
        </w:tc>
        <w:tc>
          <w:tcPr>
            <w:tcW w:w="2000" w:type="dxa"/>
            <w:shd w:val="clear" w:color="auto" w:fill="FFFFFF"/>
            <w:tcMar>
              <w:top w:w="100" w:type="dxa"/>
              <w:left w:w="140" w:type="dxa"/>
              <w:bottom w:w="100" w:type="dxa"/>
              <w:right w:w="140" w:type="dxa"/>
            </w:tcMar>
          </w:tcPr>
          <w:p w14:paraId="4F959CFC" w14:textId="77777777" w:rsidR="00132DBB" w:rsidRDefault="00036BF4">
            <w:r>
              <w:rPr>
                <w:sz w:val="20"/>
                <w:szCs w:val="20"/>
              </w:rPr>
              <w:t>numeric(3,1)</w:t>
            </w:r>
          </w:p>
        </w:tc>
        <w:tc>
          <w:tcPr>
            <w:tcW w:w="1100" w:type="dxa"/>
            <w:shd w:val="clear" w:color="auto" w:fill="FFFFFF"/>
            <w:tcMar>
              <w:top w:w="100" w:type="dxa"/>
              <w:left w:w="140" w:type="dxa"/>
              <w:bottom w:w="100" w:type="dxa"/>
              <w:right w:w="140" w:type="dxa"/>
            </w:tcMar>
          </w:tcPr>
          <w:p w14:paraId="39B45A66" w14:textId="77777777" w:rsidR="00132DBB" w:rsidRDefault="00036BF4">
            <w:r>
              <w:rPr>
                <w:sz w:val="20"/>
                <w:szCs w:val="20"/>
              </w:rPr>
              <w:t>No</w:t>
            </w:r>
          </w:p>
        </w:tc>
        <w:tc>
          <w:tcPr>
            <w:tcW w:w="3860" w:type="dxa"/>
            <w:shd w:val="clear" w:color="auto" w:fill="FFFFFF"/>
            <w:tcMar>
              <w:top w:w="100" w:type="dxa"/>
              <w:left w:w="140" w:type="dxa"/>
              <w:bottom w:w="100" w:type="dxa"/>
              <w:right w:w="140" w:type="dxa"/>
            </w:tcMar>
          </w:tcPr>
          <w:p w14:paraId="56FCBABE" w14:textId="77777777" w:rsidR="00132DBB" w:rsidRDefault="00036BF4">
            <w:r>
              <w:rPr>
                <w:sz w:val="20"/>
                <w:szCs w:val="20"/>
              </w:rPr>
              <w:t>MOT amplification. Range 1.0–2.0. Default 1.5. Check: mot_multiplier BETWEEN 1.0 AND 2.0.</w:t>
            </w:r>
          </w:p>
        </w:tc>
      </w:tr>
      <w:tr w:rsidR="00373686" w14:paraId="632CECB4" w14:textId="77777777">
        <w:tc>
          <w:tcPr>
            <w:tcW w:w="2400" w:type="dxa"/>
            <w:shd w:val="clear" w:color="auto" w:fill="F0FAFA"/>
            <w:tcMar>
              <w:top w:w="100" w:type="dxa"/>
              <w:left w:w="140" w:type="dxa"/>
              <w:bottom w:w="100" w:type="dxa"/>
              <w:right w:w="140" w:type="dxa"/>
            </w:tcMar>
          </w:tcPr>
          <w:p w14:paraId="456169D5" w14:textId="77777777" w:rsidR="00132DBB" w:rsidRDefault="00036BF4">
            <w:r>
              <w:rPr>
                <w:rFonts w:ascii="Courier New" w:eastAsia="Courier New" w:hAnsi="Courier New" w:cs="Courier New"/>
                <w:color w:val="0F1F3D"/>
                <w:sz w:val="18"/>
                <w:szCs w:val="18"/>
              </w:rPr>
              <w:t>n_floor</w:t>
            </w:r>
          </w:p>
        </w:tc>
        <w:tc>
          <w:tcPr>
            <w:tcW w:w="2000" w:type="dxa"/>
            <w:shd w:val="clear" w:color="auto" w:fill="F0FAFA"/>
            <w:tcMar>
              <w:top w:w="100" w:type="dxa"/>
              <w:left w:w="140" w:type="dxa"/>
              <w:bottom w:w="100" w:type="dxa"/>
              <w:right w:w="140" w:type="dxa"/>
            </w:tcMar>
          </w:tcPr>
          <w:p w14:paraId="4525F54F" w14:textId="77777777" w:rsidR="00132DBB" w:rsidRDefault="00036BF4">
            <w:r>
              <w:rPr>
                <w:sz w:val="20"/>
                <w:szCs w:val="20"/>
              </w:rPr>
              <w:t>integer</w:t>
            </w:r>
          </w:p>
        </w:tc>
        <w:tc>
          <w:tcPr>
            <w:tcW w:w="1100" w:type="dxa"/>
            <w:shd w:val="clear" w:color="auto" w:fill="F0FAFA"/>
            <w:tcMar>
              <w:top w:w="100" w:type="dxa"/>
              <w:left w:w="140" w:type="dxa"/>
              <w:bottom w:w="100" w:type="dxa"/>
              <w:right w:w="140" w:type="dxa"/>
            </w:tcMar>
          </w:tcPr>
          <w:p w14:paraId="5C40A4E0" w14:textId="77777777" w:rsidR="00132DBB" w:rsidRDefault="00036BF4">
            <w:r>
              <w:rPr>
                <w:sz w:val="20"/>
                <w:szCs w:val="20"/>
              </w:rPr>
              <w:t>No</w:t>
            </w:r>
          </w:p>
        </w:tc>
        <w:tc>
          <w:tcPr>
            <w:tcW w:w="3860" w:type="dxa"/>
            <w:shd w:val="clear" w:color="auto" w:fill="F0FAFA"/>
            <w:tcMar>
              <w:top w:w="100" w:type="dxa"/>
              <w:left w:w="140" w:type="dxa"/>
              <w:bottom w:w="100" w:type="dxa"/>
              <w:right w:w="140" w:type="dxa"/>
            </w:tcMar>
          </w:tcPr>
          <w:p w14:paraId="370202A9" w14:textId="77777777" w:rsidR="00132DBB" w:rsidRDefault="00036BF4">
            <w:r>
              <w:rPr>
                <w:sz w:val="20"/>
                <w:szCs w:val="20"/>
              </w:rPr>
              <w:t>Hard minimum response count. Default 100. Check: n_floor &gt;= 1.</w:t>
            </w:r>
          </w:p>
        </w:tc>
      </w:tr>
      <w:tr w:rsidR="00373686" w14:paraId="33B20B98" w14:textId="77777777">
        <w:tc>
          <w:tcPr>
            <w:tcW w:w="2400" w:type="dxa"/>
            <w:shd w:val="clear" w:color="auto" w:fill="FFFFFF"/>
            <w:tcMar>
              <w:top w:w="100" w:type="dxa"/>
              <w:left w:w="140" w:type="dxa"/>
              <w:bottom w:w="100" w:type="dxa"/>
              <w:right w:w="140" w:type="dxa"/>
            </w:tcMar>
          </w:tcPr>
          <w:p w14:paraId="4D819107" w14:textId="77777777" w:rsidR="00132DBB" w:rsidRDefault="00036BF4">
            <w:r>
              <w:rPr>
                <w:rFonts w:ascii="Courier New" w:eastAsia="Courier New" w:hAnsi="Courier New" w:cs="Courier New"/>
                <w:color w:val="0F1F3D"/>
                <w:sz w:val="18"/>
                <w:szCs w:val="18"/>
              </w:rPr>
              <w:t>flag_percentile</w:t>
            </w:r>
          </w:p>
        </w:tc>
        <w:tc>
          <w:tcPr>
            <w:tcW w:w="2000" w:type="dxa"/>
            <w:shd w:val="clear" w:color="auto" w:fill="FFFFFF"/>
            <w:tcMar>
              <w:top w:w="100" w:type="dxa"/>
              <w:left w:w="140" w:type="dxa"/>
              <w:bottom w:w="100" w:type="dxa"/>
              <w:right w:w="140" w:type="dxa"/>
            </w:tcMar>
          </w:tcPr>
          <w:p w14:paraId="7EA59900" w14:textId="77777777" w:rsidR="00132DBB" w:rsidRDefault="00036BF4">
            <w:r>
              <w:rPr>
                <w:sz w:val="20"/>
                <w:szCs w:val="20"/>
              </w:rPr>
              <w:t>integer</w:t>
            </w:r>
          </w:p>
        </w:tc>
        <w:tc>
          <w:tcPr>
            <w:tcW w:w="1100" w:type="dxa"/>
            <w:shd w:val="clear" w:color="auto" w:fill="FFFFFF"/>
            <w:tcMar>
              <w:top w:w="100" w:type="dxa"/>
              <w:left w:w="140" w:type="dxa"/>
              <w:bottom w:w="100" w:type="dxa"/>
              <w:right w:w="140" w:type="dxa"/>
            </w:tcMar>
          </w:tcPr>
          <w:p w14:paraId="31EB7E93" w14:textId="77777777" w:rsidR="00132DBB" w:rsidRDefault="00036BF4">
            <w:r>
              <w:rPr>
                <w:sz w:val="20"/>
                <w:szCs w:val="20"/>
              </w:rPr>
              <w:t>No</w:t>
            </w:r>
          </w:p>
        </w:tc>
        <w:tc>
          <w:tcPr>
            <w:tcW w:w="3860" w:type="dxa"/>
            <w:shd w:val="clear" w:color="auto" w:fill="FFFFFF"/>
            <w:tcMar>
              <w:top w:w="100" w:type="dxa"/>
              <w:left w:w="140" w:type="dxa"/>
              <w:bottom w:w="100" w:type="dxa"/>
              <w:right w:w="140" w:type="dxa"/>
            </w:tcMar>
          </w:tcPr>
          <w:p w14:paraId="3263A4B2" w14:textId="77777777" w:rsidR="00132DBB" w:rsidRDefault="00036BF4">
            <w:r>
              <w:rPr>
                <w:sz w:val="20"/>
                <w:szCs w:val="20"/>
              </w:rPr>
              <w:t>The k in P_k used to compute n_flag_threshold. Default 25. Valid range 1–49. Check: flag_percentile BETWEEN 1 AND 49.</w:t>
            </w:r>
          </w:p>
        </w:tc>
      </w:tr>
      <w:tr w:rsidR="00373686" w14:paraId="01E817EC" w14:textId="77777777">
        <w:tc>
          <w:tcPr>
            <w:tcW w:w="2400" w:type="dxa"/>
            <w:shd w:val="clear" w:color="auto" w:fill="F0FAFA"/>
            <w:tcMar>
              <w:top w:w="100" w:type="dxa"/>
              <w:left w:w="140" w:type="dxa"/>
              <w:bottom w:w="100" w:type="dxa"/>
              <w:right w:w="140" w:type="dxa"/>
            </w:tcMar>
          </w:tcPr>
          <w:p w14:paraId="50739245" w14:textId="77777777" w:rsidR="00132DBB" w:rsidRDefault="00036BF4">
            <w:r>
              <w:rPr>
                <w:rFonts w:ascii="Courier New" w:eastAsia="Courier New" w:hAnsi="Courier New" w:cs="Courier New"/>
                <w:color w:val="0F1F3D"/>
                <w:sz w:val="18"/>
                <w:szCs w:val="18"/>
              </w:rPr>
              <w:t>rolling_window_days</w:t>
            </w:r>
          </w:p>
        </w:tc>
        <w:tc>
          <w:tcPr>
            <w:tcW w:w="2000" w:type="dxa"/>
            <w:shd w:val="clear" w:color="auto" w:fill="F0FAFA"/>
            <w:tcMar>
              <w:top w:w="100" w:type="dxa"/>
              <w:left w:w="140" w:type="dxa"/>
              <w:bottom w:w="100" w:type="dxa"/>
              <w:right w:w="140" w:type="dxa"/>
            </w:tcMar>
          </w:tcPr>
          <w:p w14:paraId="7CBF48EA" w14:textId="77777777" w:rsidR="00132DBB" w:rsidRDefault="00036BF4">
            <w:r>
              <w:rPr>
                <w:sz w:val="20"/>
                <w:szCs w:val="20"/>
              </w:rPr>
              <w:t>integer</w:t>
            </w:r>
          </w:p>
        </w:tc>
        <w:tc>
          <w:tcPr>
            <w:tcW w:w="1100" w:type="dxa"/>
            <w:shd w:val="clear" w:color="auto" w:fill="F0FAFA"/>
            <w:tcMar>
              <w:top w:w="100" w:type="dxa"/>
              <w:left w:w="140" w:type="dxa"/>
              <w:bottom w:w="100" w:type="dxa"/>
              <w:right w:w="140" w:type="dxa"/>
            </w:tcMar>
          </w:tcPr>
          <w:p w14:paraId="515D2FC5" w14:textId="77777777" w:rsidR="00132DBB" w:rsidRDefault="00036BF4">
            <w:r>
              <w:rPr>
                <w:sz w:val="20"/>
                <w:szCs w:val="20"/>
              </w:rPr>
              <w:t>No</w:t>
            </w:r>
          </w:p>
        </w:tc>
        <w:tc>
          <w:tcPr>
            <w:tcW w:w="3860" w:type="dxa"/>
            <w:shd w:val="clear" w:color="auto" w:fill="F0FAFA"/>
            <w:tcMar>
              <w:top w:w="100" w:type="dxa"/>
              <w:left w:w="140" w:type="dxa"/>
              <w:bottom w:w="100" w:type="dxa"/>
              <w:right w:w="140" w:type="dxa"/>
            </w:tcMar>
          </w:tcPr>
          <w:p w14:paraId="7EFE6EA8" w14:textId="77777777" w:rsidR="00132DBB" w:rsidRDefault="00036BF4">
            <w:r>
              <w:rPr>
                <w:sz w:val="20"/>
                <w:szCs w:val="20"/>
              </w:rPr>
              <w:t>Window for P_k and median computation; also the cold-start period length. Default 30. Check: rolling_window_days &gt;= 7.</w:t>
            </w:r>
          </w:p>
        </w:tc>
      </w:tr>
    </w:tbl>
    <w:p w14:paraId="3FEA79FF" w14:textId="77777777" w:rsidR="00132DBB" w:rsidRDefault="00036BF4">
      <w:pPr>
        <w:pBdr>
          <w:left w:val="single" w:sz="12" w:space="6" w:color="17B8C8"/>
        </w:pBdr>
        <w:spacing w:before="80" w:after="80"/>
        <w:ind w:left="300" w:right="160"/>
      </w:pPr>
      <w:r>
        <w:rPr>
          <w:b/>
          <w:bCs/>
          <w:color w:val="0E8A97"/>
          <w:sz w:val="20"/>
          <w:szCs w:val="20"/>
        </w:rPr>
        <w:t xml:space="preserve">NOTE  </w:t>
      </w:r>
      <w:r>
        <w:rPr>
          <w:color w:val="374151"/>
          <w:sz w:val="20"/>
          <w:szCs w:val="20"/>
        </w:rPr>
        <w:t>beta is not stored. It is always derived as 1 − alpha at computation time. Storing β would risk α + β ≠ 1.0 through a partial update.</w:t>
      </w:r>
    </w:p>
    <w:p w14:paraId="21570D7F" w14:textId="77777777" w:rsidR="00132DBB" w:rsidRDefault="00036BF4">
      <w:pPr>
        <w:pStyle w:val="Heading3"/>
      </w:pPr>
      <w:r>
        <w:t>12.4.4 Tooltip Content (the ? icon per parameter)</w:t>
      </w:r>
    </w:p>
    <w:p w14:paraId="23AD9429" w14:textId="77777777" w:rsidR="00132DBB" w:rsidRDefault="00036BF4">
      <w:pPr>
        <w:spacing w:before="60" w:after="80"/>
      </w:pPr>
      <w:r>
        <w:t>Each tooltip gives the CX manager (1) what the parameter does, (2) the valid range and default, and (3) practical guidance on choosing a value.</w:t>
      </w:r>
    </w:p>
    <w:p w14:paraId="5519A643" w14:textId="77777777" w:rsidR="00132DBB" w:rsidRDefault="00036BF4">
      <w:pPr>
        <w:spacing w:before="60" w:after="80"/>
      </w:pPr>
      <w:r>
        <w:rPr>
          <w:b/>
          <w:bCs/>
        </w:rPr>
        <w:t>Alpha (α):</w:t>
      </w:r>
    </w:p>
    <w:p w14:paraId="540C291D" w14:textId="77777777" w:rsidR="00132DBB" w:rsidRDefault="00036BF4">
      <w:pPr>
        <w:pBdr>
          <w:left w:val="single" w:sz="12" w:space="6" w:color="F0C000"/>
        </w:pBdr>
        <w:shd w:val="clear" w:color="auto" w:fill="FFFBEB"/>
        <w:spacing w:before="80" w:after="80"/>
        <w:ind w:left="300" w:right="160"/>
      </w:pPr>
      <w:r>
        <w:rPr>
          <w:b/>
          <w:bCs/>
          <w:color w:val="8A6D00"/>
          <w:sz w:val="20"/>
          <w:szCs w:val="20"/>
        </w:rPr>
        <w:t xml:space="preserve">TOOLTIP  </w:t>
      </w:r>
      <w:r>
        <w:rPr>
          <w:i/>
          <w:iCs/>
          <w:color w:val="374151"/>
          <w:sz w:val="20"/>
          <w:szCs w:val="20"/>
        </w:rPr>
        <w:t>Customer importance blend weight. Applies to all journeys in this tenant. Alpha is the weight given to Importance to Customer versus Importance to Business when calculating a touchpoint's weight within its stage. A higher alpha means customer importance counts more; a lower alpha means business importance counts more. Beta is automatically set to (1 − alpha), so the two always sum to 1.0. Range 0.0–1.0, default 0.5 (balanced). Set higher (e.g., 0.7) if your programme prioritises the customer's perspective; set lower if commercial/compliance priorities should dominate scoring.</w:t>
      </w:r>
    </w:p>
    <w:p w14:paraId="71921007" w14:textId="77777777" w:rsidR="00132DBB" w:rsidRDefault="00036BF4">
      <w:pPr>
        <w:spacing w:before="60" w:after="80"/>
      </w:pPr>
      <w:r>
        <w:rPr>
          <w:b/>
          <w:bCs/>
        </w:rPr>
        <w:t>MOT Multiplier:</w:t>
      </w:r>
    </w:p>
    <w:p w14:paraId="0B7DDC39" w14:textId="77777777" w:rsidR="00132DBB" w:rsidRDefault="00036BF4">
      <w:pPr>
        <w:pBdr>
          <w:left w:val="single" w:sz="12" w:space="6" w:color="F0C000"/>
        </w:pBdr>
        <w:shd w:val="clear" w:color="auto" w:fill="FFFBEB"/>
        <w:spacing w:before="80" w:after="80"/>
        <w:ind w:left="300" w:right="160"/>
      </w:pPr>
      <w:r>
        <w:rPr>
          <w:b/>
          <w:bCs/>
          <w:color w:val="8A6D00"/>
          <w:sz w:val="20"/>
          <w:szCs w:val="20"/>
        </w:rPr>
        <w:t xml:space="preserve">TOOLTIP  </w:t>
      </w:r>
      <w:r>
        <w:rPr>
          <w:i/>
          <w:iCs/>
          <w:color w:val="374151"/>
          <w:sz w:val="20"/>
          <w:szCs w:val="20"/>
        </w:rPr>
        <w:t>Score amplification applied to touchpoints flagged as a Moment of Truth (MoT) — the make-or-break interactions that disproportionately shape overall perception. A MoT touchpoint's weight in stage scoring is multiplied by this value; non-MoT touchpoints are unaffected (multiplier of 1.0). Range 1.0–2.0, default 1.5. Use 1.0 to disable MoT amplification entirely; raise toward 2.0 to make Moments of Truth dominate stage scores more strongly. The 2.0 cap prevents a single touchpoint from overwhelming the score.</w:t>
      </w:r>
    </w:p>
    <w:p w14:paraId="76763DF6" w14:textId="77777777" w:rsidR="00132DBB" w:rsidRDefault="00036BF4">
      <w:pPr>
        <w:spacing w:before="60" w:after="80"/>
      </w:pPr>
      <w:r>
        <w:rPr>
          <w:b/>
          <w:bCs/>
        </w:rPr>
        <w:t>Responses Count Floor (n_floor):</w:t>
      </w:r>
    </w:p>
    <w:p w14:paraId="3133FC9B" w14:textId="77777777" w:rsidR="00132DBB" w:rsidRDefault="00036BF4">
      <w:pPr>
        <w:pBdr>
          <w:left w:val="single" w:sz="12" w:space="6" w:color="F0C000"/>
        </w:pBdr>
        <w:shd w:val="clear" w:color="auto" w:fill="FFFBEB"/>
        <w:spacing w:before="80" w:after="80"/>
        <w:ind w:left="300" w:right="160"/>
      </w:pPr>
      <w:r>
        <w:rPr>
          <w:b/>
          <w:bCs/>
          <w:color w:val="8A6D00"/>
          <w:sz w:val="20"/>
          <w:szCs w:val="20"/>
        </w:rPr>
        <w:t xml:space="preserve">TOOLTIP  </w:t>
      </w:r>
      <w:r>
        <w:rPr>
          <w:i/>
          <w:iCs/>
          <w:color w:val="374151"/>
          <w:sz w:val="20"/>
          <w:szCs w:val="20"/>
        </w:rPr>
        <w:t>The hard minimum number of responses a touchpoint must collect before its score is trusted. Below this floor, the touchpoint is marked "insufficient", excluded from scoring entirely, and shown as "—" rather than a number. This protects you from drawing conclusions from too few responses. Default 100. Set higher if your tenant has high response volumes and you want stricter reliability; set lower for low-traffic programmes. It also acts as the flat threshold during a journey's first few weeks before enough history exists for adaptive thresholds.</w:t>
      </w:r>
    </w:p>
    <w:p w14:paraId="326E9210" w14:textId="77777777" w:rsidR="00132DBB" w:rsidRDefault="00036BF4">
      <w:pPr>
        <w:spacing w:before="60" w:after="80"/>
      </w:pPr>
      <w:r>
        <w:rPr>
          <w:b/>
          <w:bCs/>
        </w:rPr>
        <w:t>Flag Percentile:</w:t>
      </w:r>
    </w:p>
    <w:p w14:paraId="56E63BCA" w14:textId="77777777" w:rsidR="00132DBB" w:rsidRDefault="00036BF4">
      <w:pPr>
        <w:pBdr>
          <w:left w:val="single" w:sz="12" w:space="6" w:color="F0C000"/>
        </w:pBdr>
        <w:shd w:val="clear" w:color="auto" w:fill="FFFBEB"/>
        <w:spacing w:before="80" w:after="80"/>
        <w:ind w:left="300" w:right="160"/>
      </w:pPr>
      <w:r>
        <w:rPr>
          <w:b/>
          <w:bCs/>
          <w:color w:val="8A6D00"/>
          <w:sz w:val="20"/>
          <w:szCs w:val="20"/>
        </w:rPr>
        <w:t xml:space="preserve">TOOLTIP  </w:t>
      </w:r>
      <w:r>
        <w:rPr>
          <w:i/>
          <w:iCs/>
          <w:color w:val="374151"/>
          <w:sz w:val="20"/>
          <w:szCs w:val="20"/>
        </w:rPr>
        <w:t>Sets how aggressively low-sample touchpoints are flagged as "low confidence". The system finds the response count at this percentile across all touchpoints in a journey; any touchpoint below it gets a low-sample badge. Default 25 (the bottom quarter by response volume is flagged). Valid range 1–49. Raise it (e.g., 30 or 32) to apply a stricter standard and flag more touchpoints as low-sample; lower it to flag fewer. This affects display/flagging only — it does not exclude touchpoints from scoring (that's the Responses Count Floor's job).</w:t>
      </w:r>
    </w:p>
    <w:p w14:paraId="59909544" w14:textId="77777777" w:rsidR="00132DBB" w:rsidRDefault="00036BF4">
      <w:pPr>
        <w:spacing w:before="60" w:after="80"/>
      </w:pPr>
      <w:r>
        <w:rPr>
          <w:b/>
          <w:bCs/>
        </w:rPr>
        <w:lastRenderedPageBreak/>
        <w:t>Rolling Window Days:</w:t>
      </w:r>
    </w:p>
    <w:p w14:paraId="1ABB263A" w14:textId="77777777" w:rsidR="00132DBB" w:rsidRDefault="00036BF4">
      <w:pPr>
        <w:pBdr>
          <w:left w:val="single" w:sz="12" w:space="6" w:color="F0C000"/>
        </w:pBdr>
        <w:shd w:val="clear" w:color="auto" w:fill="FFFBEB"/>
        <w:spacing w:before="80" w:after="80"/>
        <w:ind w:left="300" w:right="160"/>
      </w:pPr>
      <w:r>
        <w:rPr>
          <w:b/>
          <w:bCs/>
          <w:color w:val="8A6D00"/>
          <w:sz w:val="20"/>
          <w:szCs w:val="20"/>
        </w:rPr>
        <w:t xml:space="preserve">TOOLTIP  </w:t>
      </w:r>
      <w:r>
        <w:rPr>
          <w:i/>
          <w:iCs/>
          <w:color w:val="374151"/>
          <w:sz w:val="20"/>
          <w:szCs w:val="20"/>
        </w:rPr>
        <w:t>The time window over which response counts are measured to compute the adaptive confidence thresholds (the median and the flag percentile). It is also the cold-start period: during a new journey's first window, the system falls back to the Responses Count Floor as a flat threshold until enough history accrues. Default 30 days, minimum 7. A 30-day window aligns with the typical expectation that meaningful journey data appears about a month after launch. Use a longer window for slower-moving programmes; a shorter one reacts faster but is noisier.</w:t>
      </w:r>
    </w:p>
    <w:p w14:paraId="18B62E5A" w14:textId="77777777" w:rsidR="00132DBB" w:rsidRDefault="00036BF4">
      <w:pPr>
        <w:pBdr>
          <w:left w:val="single" w:sz="12" w:space="6" w:color="D97706"/>
        </w:pBdr>
        <w:spacing w:before="80" w:after="80"/>
        <w:ind w:left="300" w:right="160"/>
      </w:pPr>
      <w:r>
        <w:rPr>
          <w:b/>
          <w:bCs/>
          <w:color w:val="92400E"/>
          <w:sz w:val="20"/>
          <w:szCs w:val="20"/>
        </w:rPr>
        <w:t xml:space="preserve">CONSTRAINT  </w:t>
      </w:r>
      <w:r>
        <w:rPr>
          <w:color w:val="374151"/>
          <w:sz w:val="20"/>
          <w:szCs w:val="20"/>
        </w:rPr>
        <w:t>Tooltips are informational. They must be available on hover (desktop) and on tap (touch), must be fully localized (EN + AR), and must not block interaction with the field.</w:t>
      </w:r>
    </w:p>
    <w:p w14:paraId="201CFDC7" w14:textId="77777777" w:rsidR="00132DBB" w:rsidRDefault="00036BF4">
      <w:pPr>
        <w:pStyle w:val="Heading3"/>
      </w:pPr>
      <w:r>
        <w:t>12.4.5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373686" w14:paraId="1BF0EDDB" w14:textId="77777777">
        <w:tc>
          <w:tcPr>
            <w:tcW w:w="2600" w:type="dxa"/>
            <w:shd w:val="clear" w:color="auto" w:fill="0F1F3D"/>
            <w:tcMar>
              <w:top w:w="100" w:type="dxa"/>
              <w:left w:w="140" w:type="dxa"/>
              <w:bottom w:w="100" w:type="dxa"/>
              <w:right w:w="140" w:type="dxa"/>
            </w:tcMar>
            <w:vAlign w:val="center"/>
          </w:tcPr>
          <w:p w14:paraId="13406EEC" w14:textId="77777777" w:rsidR="00132DBB" w:rsidRDefault="00036BF4">
            <w:r>
              <w:rPr>
                <w:b/>
                <w:bCs/>
                <w:color w:val="FFFFFF"/>
                <w:sz w:val="20"/>
                <w:szCs w:val="20"/>
              </w:rPr>
              <w:t>Parameter</w:t>
            </w:r>
          </w:p>
        </w:tc>
        <w:tc>
          <w:tcPr>
            <w:tcW w:w="2600" w:type="dxa"/>
            <w:shd w:val="clear" w:color="auto" w:fill="0F1F3D"/>
            <w:tcMar>
              <w:top w:w="100" w:type="dxa"/>
              <w:left w:w="140" w:type="dxa"/>
              <w:bottom w:w="100" w:type="dxa"/>
              <w:right w:w="140" w:type="dxa"/>
            </w:tcMar>
            <w:vAlign w:val="center"/>
          </w:tcPr>
          <w:p w14:paraId="29EC0CFB" w14:textId="77777777" w:rsidR="00132DBB" w:rsidRDefault="00036BF4">
            <w:r>
              <w:rPr>
                <w:b/>
                <w:bCs/>
                <w:color w:val="FFFFFF"/>
                <w:sz w:val="20"/>
                <w:szCs w:val="20"/>
              </w:rPr>
              <w:t>Rule</w:t>
            </w:r>
          </w:p>
        </w:tc>
        <w:tc>
          <w:tcPr>
            <w:tcW w:w="4160" w:type="dxa"/>
            <w:shd w:val="clear" w:color="auto" w:fill="0F1F3D"/>
            <w:tcMar>
              <w:top w:w="100" w:type="dxa"/>
              <w:left w:w="140" w:type="dxa"/>
              <w:bottom w:w="100" w:type="dxa"/>
              <w:right w:w="140" w:type="dxa"/>
            </w:tcMar>
            <w:vAlign w:val="center"/>
          </w:tcPr>
          <w:p w14:paraId="5FBACA54" w14:textId="77777777" w:rsidR="00132DBB" w:rsidRDefault="00036BF4">
            <w:r>
              <w:rPr>
                <w:b/>
                <w:bCs/>
                <w:color w:val="FFFFFF"/>
                <w:sz w:val="20"/>
                <w:szCs w:val="20"/>
              </w:rPr>
              <w:t>Error message</w:t>
            </w:r>
          </w:p>
        </w:tc>
      </w:tr>
      <w:tr w:rsidR="00373686" w14:paraId="56076869" w14:textId="77777777">
        <w:tc>
          <w:tcPr>
            <w:tcW w:w="2600" w:type="dxa"/>
            <w:shd w:val="clear" w:color="auto" w:fill="FFFFFF"/>
            <w:tcMar>
              <w:top w:w="100" w:type="dxa"/>
              <w:left w:w="140" w:type="dxa"/>
              <w:bottom w:w="100" w:type="dxa"/>
              <w:right w:w="140" w:type="dxa"/>
            </w:tcMar>
          </w:tcPr>
          <w:p w14:paraId="04E1AF46" w14:textId="77777777" w:rsidR="00132DBB" w:rsidRDefault="00036BF4">
            <w:r>
              <w:rPr>
                <w:b/>
                <w:bCs/>
                <w:sz w:val="20"/>
                <w:szCs w:val="20"/>
              </w:rPr>
              <w:t>Alpha (α)</w:t>
            </w:r>
          </w:p>
        </w:tc>
        <w:tc>
          <w:tcPr>
            <w:tcW w:w="2600" w:type="dxa"/>
            <w:shd w:val="clear" w:color="auto" w:fill="FFFFFF"/>
            <w:tcMar>
              <w:top w:w="100" w:type="dxa"/>
              <w:left w:w="140" w:type="dxa"/>
              <w:bottom w:w="100" w:type="dxa"/>
              <w:right w:w="140" w:type="dxa"/>
            </w:tcMar>
          </w:tcPr>
          <w:p w14:paraId="610DB332" w14:textId="77777777" w:rsidR="00132DBB" w:rsidRDefault="00036BF4">
            <w:r>
              <w:rPr>
                <w:sz w:val="20"/>
                <w:szCs w:val="20"/>
              </w:rPr>
              <w:t>0.0 ≤ α ≤ 1.0; β auto-derived</w:t>
            </w:r>
          </w:p>
        </w:tc>
        <w:tc>
          <w:tcPr>
            <w:tcW w:w="4160" w:type="dxa"/>
            <w:shd w:val="clear" w:color="auto" w:fill="FFFFFF"/>
            <w:tcMar>
              <w:top w:w="100" w:type="dxa"/>
              <w:left w:w="140" w:type="dxa"/>
              <w:bottom w:w="100" w:type="dxa"/>
              <w:right w:w="140" w:type="dxa"/>
            </w:tcMar>
          </w:tcPr>
          <w:p w14:paraId="65A069CA" w14:textId="77777777" w:rsidR="00132DBB" w:rsidRDefault="00036BF4">
            <w:r>
              <w:rPr>
                <w:sz w:val="20"/>
                <w:szCs w:val="20"/>
              </w:rPr>
              <w:t>"Alpha must be between 0.0 and 1.0."</w:t>
            </w:r>
          </w:p>
        </w:tc>
      </w:tr>
      <w:tr w:rsidR="00373686" w14:paraId="45CC4775" w14:textId="77777777">
        <w:tc>
          <w:tcPr>
            <w:tcW w:w="2600" w:type="dxa"/>
            <w:shd w:val="clear" w:color="auto" w:fill="F0FAFA"/>
            <w:tcMar>
              <w:top w:w="100" w:type="dxa"/>
              <w:left w:w="140" w:type="dxa"/>
              <w:bottom w:w="100" w:type="dxa"/>
              <w:right w:w="140" w:type="dxa"/>
            </w:tcMar>
          </w:tcPr>
          <w:p w14:paraId="753D71E9" w14:textId="77777777" w:rsidR="00132DBB" w:rsidRDefault="00036BF4">
            <w:r>
              <w:rPr>
                <w:b/>
                <w:bCs/>
                <w:sz w:val="20"/>
                <w:szCs w:val="20"/>
              </w:rPr>
              <w:t>MOT Multiplier</w:t>
            </w:r>
          </w:p>
        </w:tc>
        <w:tc>
          <w:tcPr>
            <w:tcW w:w="2600" w:type="dxa"/>
            <w:shd w:val="clear" w:color="auto" w:fill="F0FAFA"/>
            <w:tcMar>
              <w:top w:w="100" w:type="dxa"/>
              <w:left w:w="140" w:type="dxa"/>
              <w:bottom w:w="100" w:type="dxa"/>
              <w:right w:w="140" w:type="dxa"/>
            </w:tcMar>
          </w:tcPr>
          <w:p w14:paraId="5147FBD1" w14:textId="77777777" w:rsidR="00132DBB" w:rsidRDefault="00036BF4">
            <w:r>
              <w:rPr>
                <w:sz w:val="20"/>
                <w:szCs w:val="20"/>
              </w:rPr>
              <w:t>1.0 ≤ value ≤ 2.0</w:t>
            </w:r>
          </w:p>
        </w:tc>
        <w:tc>
          <w:tcPr>
            <w:tcW w:w="4160" w:type="dxa"/>
            <w:shd w:val="clear" w:color="auto" w:fill="F0FAFA"/>
            <w:tcMar>
              <w:top w:w="100" w:type="dxa"/>
              <w:left w:w="140" w:type="dxa"/>
              <w:bottom w:w="100" w:type="dxa"/>
              <w:right w:w="140" w:type="dxa"/>
            </w:tcMar>
          </w:tcPr>
          <w:p w14:paraId="51946AA6" w14:textId="77777777" w:rsidR="00132DBB" w:rsidRDefault="00036BF4">
            <w:r>
              <w:rPr>
                <w:sz w:val="20"/>
                <w:szCs w:val="20"/>
              </w:rPr>
              <w:t>"MOT multiplier must be between 1.0 and 2.0." (API: MOT_MULTIPLIER_OUT_OF_RANGE)</w:t>
            </w:r>
          </w:p>
        </w:tc>
      </w:tr>
      <w:tr w:rsidR="00373686" w14:paraId="404354A0" w14:textId="77777777">
        <w:tc>
          <w:tcPr>
            <w:tcW w:w="2600" w:type="dxa"/>
            <w:shd w:val="clear" w:color="auto" w:fill="FFFFFF"/>
            <w:tcMar>
              <w:top w:w="100" w:type="dxa"/>
              <w:left w:w="140" w:type="dxa"/>
              <w:bottom w:w="100" w:type="dxa"/>
              <w:right w:w="140" w:type="dxa"/>
            </w:tcMar>
          </w:tcPr>
          <w:p w14:paraId="48DE3596" w14:textId="77777777" w:rsidR="00132DBB" w:rsidRDefault="00036BF4">
            <w:r>
              <w:rPr>
                <w:b/>
                <w:bCs/>
                <w:sz w:val="20"/>
                <w:szCs w:val="20"/>
              </w:rPr>
              <w:t>Responses Count Floor</w:t>
            </w:r>
          </w:p>
        </w:tc>
        <w:tc>
          <w:tcPr>
            <w:tcW w:w="2600" w:type="dxa"/>
            <w:shd w:val="clear" w:color="auto" w:fill="FFFFFF"/>
            <w:tcMar>
              <w:top w:w="100" w:type="dxa"/>
              <w:left w:w="140" w:type="dxa"/>
              <w:bottom w:w="100" w:type="dxa"/>
              <w:right w:w="140" w:type="dxa"/>
            </w:tcMar>
          </w:tcPr>
          <w:p w14:paraId="0FBA8C6B" w14:textId="77777777" w:rsidR="00132DBB" w:rsidRDefault="00036BF4">
            <w:r>
              <w:rPr>
                <w:sz w:val="20"/>
                <w:szCs w:val="20"/>
              </w:rPr>
              <w:t>integer ≥ 1</w:t>
            </w:r>
          </w:p>
        </w:tc>
        <w:tc>
          <w:tcPr>
            <w:tcW w:w="4160" w:type="dxa"/>
            <w:shd w:val="clear" w:color="auto" w:fill="FFFFFF"/>
            <w:tcMar>
              <w:top w:w="100" w:type="dxa"/>
              <w:left w:w="140" w:type="dxa"/>
              <w:bottom w:w="100" w:type="dxa"/>
              <w:right w:w="140" w:type="dxa"/>
            </w:tcMar>
          </w:tcPr>
          <w:p w14:paraId="02A99EF2" w14:textId="77777777" w:rsidR="00132DBB" w:rsidRDefault="00036BF4">
            <w:r>
              <w:rPr>
                <w:sz w:val="20"/>
                <w:szCs w:val="20"/>
              </w:rPr>
              <w:t>"Responses count floor must be at least 1."</w:t>
            </w:r>
          </w:p>
        </w:tc>
      </w:tr>
      <w:tr w:rsidR="00373686" w14:paraId="27583779" w14:textId="77777777">
        <w:tc>
          <w:tcPr>
            <w:tcW w:w="2600" w:type="dxa"/>
            <w:shd w:val="clear" w:color="auto" w:fill="F0FAFA"/>
            <w:tcMar>
              <w:top w:w="100" w:type="dxa"/>
              <w:left w:w="140" w:type="dxa"/>
              <w:bottom w:w="100" w:type="dxa"/>
              <w:right w:w="140" w:type="dxa"/>
            </w:tcMar>
          </w:tcPr>
          <w:p w14:paraId="72124621" w14:textId="77777777" w:rsidR="00132DBB" w:rsidRDefault="00036BF4">
            <w:r>
              <w:rPr>
                <w:b/>
                <w:bCs/>
                <w:sz w:val="20"/>
                <w:szCs w:val="20"/>
              </w:rPr>
              <w:t>Flag Percentile</w:t>
            </w:r>
          </w:p>
        </w:tc>
        <w:tc>
          <w:tcPr>
            <w:tcW w:w="2600" w:type="dxa"/>
            <w:shd w:val="clear" w:color="auto" w:fill="F0FAFA"/>
            <w:tcMar>
              <w:top w:w="100" w:type="dxa"/>
              <w:left w:w="140" w:type="dxa"/>
              <w:bottom w:w="100" w:type="dxa"/>
              <w:right w:w="140" w:type="dxa"/>
            </w:tcMar>
          </w:tcPr>
          <w:p w14:paraId="4219662F" w14:textId="77777777" w:rsidR="00132DBB" w:rsidRDefault="00036BF4">
            <w:r>
              <w:rPr>
                <w:sz w:val="20"/>
                <w:szCs w:val="20"/>
              </w:rPr>
              <w:t>integer 1–49</w:t>
            </w:r>
          </w:p>
        </w:tc>
        <w:tc>
          <w:tcPr>
            <w:tcW w:w="4160" w:type="dxa"/>
            <w:shd w:val="clear" w:color="auto" w:fill="F0FAFA"/>
            <w:tcMar>
              <w:top w:w="100" w:type="dxa"/>
              <w:left w:w="140" w:type="dxa"/>
              <w:bottom w:w="100" w:type="dxa"/>
              <w:right w:w="140" w:type="dxa"/>
            </w:tcMar>
          </w:tcPr>
          <w:p w14:paraId="6371FF33" w14:textId="77777777" w:rsidR="00132DBB" w:rsidRDefault="00036BF4">
            <w:r>
              <w:rPr>
                <w:sz w:val="20"/>
                <w:szCs w:val="20"/>
              </w:rPr>
              <w:t>"Flag percentile must be between 1 and 49."</w:t>
            </w:r>
          </w:p>
        </w:tc>
      </w:tr>
      <w:tr w:rsidR="00373686" w14:paraId="02CC8C4C" w14:textId="77777777">
        <w:tc>
          <w:tcPr>
            <w:tcW w:w="2600" w:type="dxa"/>
            <w:shd w:val="clear" w:color="auto" w:fill="FFFFFF"/>
            <w:tcMar>
              <w:top w:w="100" w:type="dxa"/>
              <w:left w:w="140" w:type="dxa"/>
              <w:bottom w:w="100" w:type="dxa"/>
              <w:right w:w="140" w:type="dxa"/>
            </w:tcMar>
          </w:tcPr>
          <w:p w14:paraId="7E54DEAA" w14:textId="77777777" w:rsidR="00132DBB" w:rsidRDefault="00036BF4">
            <w:r>
              <w:rPr>
                <w:b/>
                <w:bCs/>
                <w:sz w:val="20"/>
                <w:szCs w:val="20"/>
              </w:rPr>
              <w:t>Rolling Window Days</w:t>
            </w:r>
          </w:p>
        </w:tc>
        <w:tc>
          <w:tcPr>
            <w:tcW w:w="2600" w:type="dxa"/>
            <w:shd w:val="clear" w:color="auto" w:fill="FFFFFF"/>
            <w:tcMar>
              <w:top w:w="100" w:type="dxa"/>
              <w:left w:w="140" w:type="dxa"/>
              <w:bottom w:w="100" w:type="dxa"/>
              <w:right w:w="140" w:type="dxa"/>
            </w:tcMar>
          </w:tcPr>
          <w:p w14:paraId="18EF2B6D" w14:textId="77777777" w:rsidR="00132DBB" w:rsidRDefault="00036BF4">
            <w:r>
              <w:rPr>
                <w:sz w:val="20"/>
                <w:szCs w:val="20"/>
              </w:rPr>
              <w:t>integer ≥ 7</w:t>
            </w:r>
          </w:p>
        </w:tc>
        <w:tc>
          <w:tcPr>
            <w:tcW w:w="4160" w:type="dxa"/>
            <w:shd w:val="clear" w:color="auto" w:fill="FFFFFF"/>
            <w:tcMar>
              <w:top w:w="100" w:type="dxa"/>
              <w:left w:w="140" w:type="dxa"/>
              <w:bottom w:w="100" w:type="dxa"/>
              <w:right w:w="140" w:type="dxa"/>
            </w:tcMar>
          </w:tcPr>
          <w:p w14:paraId="2A61BE41" w14:textId="77777777" w:rsidR="00132DBB" w:rsidRDefault="00036BF4">
            <w:r>
              <w:rPr>
                <w:sz w:val="20"/>
                <w:szCs w:val="20"/>
              </w:rPr>
              <w:t>"Rolling window must be at least 7 days."</w:t>
            </w:r>
          </w:p>
        </w:tc>
      </w:tr>
    </w:tbl>
    <w:p w14:paraId="7C2EFA6D" w14:textId="77777777" w:rsidR="00132DBB" w:rsidRDefault="00132DBB">
      <w:pPr>
        <w:spacing w:before="80" w:after="80"/>
      </w:pPr>
    </w:p>
    <w:p w14:paraId="314A17FE" w14:textId="77777777" w:rsidR="00132DBB" w:rsidRDefault="00036BF4">
      <w:pPr>
        <w:pStyle w:val="ListParagraph"/>
        <w:numPr>
          <w:ilvl w:val="0"/>
          <w:numId w:val="2"/>
        </w:numPr>
        <w:spacing w:before="40" w:after="40"/>
      </w:pPr>
      <w:r w:rsidRPr="00F76D16">
        <w:rPr>
          <w:b/>
          <w:bCs/>
          <w:color w:val="0F1F3D"/>
          <w:highlight w:val="green"/>
          <w:rPrChange w:id="134" w:author="Mohamed Attia" w:date="2026-06-25T10:02:00Z" w16du:dateUtc="2026-06-25T07:02:00Z">
            <w:rPr>
              <w:b/>
              <w:bCs/>
              <w:color w:val="0F1F3D"/>
            </w:rPr>
          </w:rPrChange>
        </w:rPr>
        <w:t>FR-S22:</w:t>
      </w:r>
      <w:r>
        <w:rPr>
          <w:b/>
          <w:bCs/>
          <w:color w:val="0F1F3D"/>
        </w:rPr>
        <w:t xml:space="preserve"> </w:t>
      </w:r>
      <w:r>
        <w:t>α is presented only as a linked slider — direct β entry is never offered. Any API payload where α is out of range is rejected with INVALID_ALPHA_BETA_SUM.</w:t>
      </w:r>
    </w:p>
    <w:p w14:paraId="02874784" w14:textId="77777777" w:rsidR="00132DBB" w:rsidRDefault="00036BF4">
      <w:pPr>
        <w:pStyle w:val="Heading3"/>
      </w:pPr>
      <w:r>
        <w:t>12.4.6 Business Rules</w:t>
      </w:r>
    </w:p>
    <w:p w14:paraId="1ACF3712" w14:textId="77777777" w:rsidR="00132DBB" w:rsidRDefault="00036BF4">
      <w:pPr>
        <w:pStyle w:val="ListParagraph"/>
        <w:numPr>
          <w:ilvl w:val="0"/>
          <w:numId w:val="2"/>
        </w:numPr>
        <w:spacing w:before="40" w:after="40"/>
      </w:pPr>
      <w:r w:rsidRPr="00F76D16">
        <w:rPr>
          <w:b/>
          <w:bCs/>
          <w:color w:val="0F1F3D"/>
          <w:highlight w:val="green"/>
          <w:rPrChange w:id="135" w:author="Mohamed Attia" w:date="2026-06-25T10:02:00Z" w16du:dateUtc="2026-06-25T07:02:00Z">
            <w:rPr>
              <w:b/>
              <w:bCs/>
              <w:color w:val="0F1F3D"/>
            </w:rPr>
          </w:rPrChange>
        </w:rPr>
        <w:t>BR-S1</w:t>
      </w:r>
      <w:r>
        <w:rPr>
          <w:b/>
          <w:bCs/>
          <w:color w:val="0F1F3D"/>
        </w:rPr>
        <w:t xml:space="preserve">: </w:t>
      </w:r>
      <w:r>
        <w:t>ScoringConfig is tenant-scoped — one row per tenant; there are no per-journey overrides in v1.</w:t>
      </w:r>
    </w:p>
    <w:p w14:paraId="1A807626" w14:textId="77777777" w:rsidR="00132DBB" w:rsidRDefault="00036BF4">
      <w:pPr>
        <w:pStyle w:val="ListParagraph"/>
        <w:numPr>
          <w:ilvl w:val="0"/>
          <w:numId w:val="2"/>
        </w:numPr>
        <w:spacing w:before="40" w:after="40"/>
      </w:pPr>
      <w:r w:rsidRPr="00F76D16">
        <w:rPr>
          <w:b/>
          <w:bCs/>
          <w:color w:val="0F1F3D"/>
          <w:highlight w:val="yellow"/>
          <w:rPrChange w:id="136" w:author="Mohamed Attia" w:date="2026-06-25T10:03:00Z" w16du:dateUtc="2026-06-25T07:03:00Z">
            <w:rPr>
              <w:b/>
              <w:bCs/>
              <w:color w:val="0F1F3D"/>
            </w:rPr>
          </w:rPrChange>
        </w:rPr>
        <w:t>BR-S2</w:t>
      </w:r>
      <w:r>
        <w:rPr>
          <w:b/>
          <w:bCs/>
          <w:color w:val="0F1F3D"/>
        </w:rPr>
        <w:t xml:space="preserve">: </w:t>
      </w:r>
      <w:r>
        <w:t>A change to any parameter takes effect on the next M-06 computation cycle and never retroactively alters historical ScoreSnapshots.</w:t>
      </w:r>
    </w:p>
    <w:p w14:paraId="4D415AA8" w14:textId="77777777" w:rsidR="00132DBB" w:rsidRDefault="00036BF4">
      <w:pPr>
        <w:pStyle w:val="ListParagraph"/>
        <w:numPr>
          <w:ilvl w:val="0"/>
          <w:numId w:val="2"/>
        </w:numPr>
        <w:spacing w:before="40" w:after="40"/>
      </w:pPr>
      <w:r w:rsidRPr="00F76D16">
        <w:rPr>
          <w:b/>
          <w:bCs/>
          <w:color w:val="0F1F3D"/>
          <w:highlight w:val="yellow"/>
          <w:rPrChange w:id="137" w:author="Mohamed Attia" w:date="2026-06-25T10:03:00Z" w16du:dateUtc="2026-06-25T07:03:00Z">
            <w:rPr>
              <w:b/>
              <w:bCs/>
              <w:color w:val="0F1F3D"/>
            </w:rPr>
          </w:rPrChange>
        </w:rPr>
        <w:t>BR-S3</w:t>
      </w:r>
      <w:r>
        <w:rPr>
          <w:b/>
          <w:bCs/>
          <w:color w:val="0F1F3D"/>
        </w:rPr>
        <w:t xml:space="preserve">: </w:t>
      </w:r>
      <w:r>
        <w:t>Each JourneyVersion snapshots the active ScoringConfig values at publish time, so historical recomputation uses the parameters that were live for that version.</w:t>
      </w:r>
    </w:p>
    <w:p w14:paraId="5F3FCA7A" w14:textId="77777777" w:rsidR="00132DBB" w:rsidRDefault="00036BF4">
      <w:pPr>
        <w:pStyle w:val="ListParagraph"/>
        <w:numPr>
          <w:ilvl w:val="0"/>
          <w:numId w:val="2"/>
        </w:numPr>
        <w:spacing w:before="40" w:after="40"/>
      </w:pPr>
      <w:r w:rsidRPr="00F76D16">
        <w:rPr>
          <w:b/>
          <w:bCs/>
          <w:color w:val="0F1F3D"/>
          <w:highlight w:val="yellow"/>
          <w:rPrChange w:id="138" w:author="Mohamed Attia" w:date="2026-06-25T10:03:00Z" w16du:dateUtc="2026-06-25T07:03:00Z">
            <w:rPr>
              <w:b/>
              <w:bCs/>
              <w:color w:val="0F1F3D"/>
            </w:rPr>
          </w:rPrChange>
        </w:rPr>
        <w:t>BR-S4:</w:t>
      </w:r>
      <w:r>
        <w:rPr>
          <w:b/>
          <w:bCs/>
          <w:color w:val="0F1F3D"/>
        </w:rPr>
        <w:t xml:space="preserve"> </w:t>
      </w:r>
      <w:r>
        <w:t>Editing ScoringConfig is restricted to the CX Program Manager (P-01).</w:t>
      </w:r>
    </w:p>
    <w:p w14:paraId="2D47964B" w14:textId="77777777" w:rsidR="00132DBB" w:rsidRDefault="00036BF4">
      <w:pPr>
        <w:pStyle w:val="Heading3"/>
      </w:pPr>
      <w:r>
        <w:t>12.4.7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800"/>
        <w:gridCol w:w="1800"/>
        <w:gridCol w:w="1400"/>
      </w:tblGrid>
      <w:tr w:rsidR="00373686" w14:paraId="7B28AA51" w14:textId="77777777">
        <w:tc>
          <w:tcPr>
            <w:tcW w:w="4360" w:type="dxa"/>
            <w:shd w:val="clear" w:color="auto" w:fill="0F1F3D"/>
            <w:tcMar>
              <w:top w:w="100" w:type="dxa"/>
              <w:left w:w="140" w:type="dxa"/>
              <w:bottom w:w="100" w:type="dxa"/>
              <w:right w:w="140" w:type="dxa"/>
            </w:tcMar>
            <w:vAlign w:val="center"/>
          </w:tcPr>
          <w:p w14:paraId="2E5D8B45" w14:textId="77777777" w:rsidR="00132DBB" w:rsidRDefault="00036BF4">
            <w:r>
              <w:rPr>
                <w:b/>
                <w:bCs/>
                <w:color w:val="FFFFFF"/>
                <w:sz w:val="20"/>
                <w:szCs w:val="20"/>
              </w:rPr>
              <w:t>Action</w:t>
            </w:r>
          </w:p>
        </w:tc>
        <w:tc>
          <w:tcPr>
            <w:tcW w:w="1800" w:type="dxa"/>
            <w:shd w:val="clear" w:color="auto" w:fill="0F1F3D"/>
            <w:tcMar>
              <w:top w:w="100" w:type="dxa"/>
              <w:left w:w="140" w:type="dxa"/>
              <w:bottom w:w="100" w:type="dxa"/>
              <w:right w:w="140" w:type="dxa"/>
            </w:tcMar>
            <w:vAlign w:val="center"/>
          </w:tcPr>
          <w:p w14:paraId="55B4AF9B" w14:textId="77777777" w:rsidR="00132DBB" w:rsidRDefault="00036BF4">
            <w:r>
              <w:rPr>
                <w:b/>
                <w:bCs/>
                <w:color w:val="FFFFFF"/>
                <w:sz w:val="20"/>
                <w:szCs w:val="20"/>
              </w:rPr>
              <w:t>P-01 CX PM</w:t>
            </w:r>
          </w:p>
        </w:tc>
        <w:tc>
          <w:tcPr>
            <w:tcW w:w="1800" w:type="dxa"/>
            <w:shd w:val="clear" w:color="auto" w:fill="0F1F3D"/>
            <w:tcMar>
              <w:top w:w="100" w:type="dxa"/>
              <w:left w:w="140" w:type="dxa"/>
              <w:bottom w:w="100" w:type="dxa"/>
              <w:right w:w="140" w:type="dxa"/>
            </w:tcMar>
            <w:vAlign w:val="center"/>
          </w:tcPr>
          <w:p w14:paraId="0FC1A979" w14:textId="77777777" w:rsidR="00132DBB" w:rsidRDefault="00036BF4">
            <w:r>
              <w:rPr>
                <w:b/>
                <w:bCs/>
                <w:color w:val="FFFFFF"/>
                <w:sz w:val="20"/>
                <w:szCs w:val="20"/>
              </w:rPr>
              <w:t>P-07 IT Admin</w:t>
            </w:r>
          </w:p>
        </w:tc>
        <w:tc>
          <w:tcPr>
            <w:tcW w:w="1400" w:type="dxa"/>
            <w:shd w:val="clear" w:color="auto" w:fill="0F1F3D"/>
            <w:tcMar>
              <w:top w:w="100" w:type="dxa"/>
              <w:left w:w="140" w:type="dxa"/>
              <w:bottom w:w="100" w:type="dxa"/>
              <w:right w:w="140" w:type="dxa"/>
            </w:tcMar>
            <w:vAlign w:val="center"/>
          </w:tcPr>
          <w:p w14:paraId="138F4A78" w14:textId="77777777" w:rsidR="00132DBB" w:rsidRDefault="00036BF4">
            <w:r>
              <w:rPr>
                <w:b/>
                <w:bCs/>
                <w:color w:val="FFFFFF"/>
                <w:sz w:val="20"/>
                <w:szCs w:val="20"/>
              </w:rPr>
              <w:t>Others</w:t>
            </w:r>
          </w:p>
        </w:tc>
      </w:tr>
      <w:tr w:rsidR="00373686" w14:paraId="2A99DE58" w14:textId="77777777">
        <w:tc>
          <w:tcPr>
            <w:tcW w:w="4360" w:type="dxa"/>
            <w:shd w:val="clear" w:color="auto" w:fill="FFFFFF"/>
            <w:tcMar>
              <w:top w:w="100" w:type="dxa"/>
              <w:left w:w="140" w:type="dxa"/>
              <w:bottom w:w="100" w:type="dxa"/>
              <w:right w:w="140" w:type="dxa"/>
            </w:tcMar>
          </w:tcPr>
          <w:p w14:paraId="621AE5A0" w14:textId="77777777" w:rsidR="00132DBB" w:rsidRDefault="00036BF4">
            <w:r>
              <w:rPr>
                <w:b/>
                <w:bCs/>
                <w:sz w:val="20"/>
                <w:szCs w:val="20"/>
              </w:rPr>
              <w:t>View Customer Journey settings</w:t>
            </w:r>
          </w:p>
        </w:tc>
        <w:tc>
          <w:tcPr>
            <w:tcW w:w="1800" w:type="dxa"/>
            <w:shd w:val="clear" w:color="auto" w:fill="FFFFFF"/>
            <w:tcMar>
              <w:top w:w="100" w:type="dxa"/>
              <w:left w:w="140" w:type="dxa"/>
              <w:bottom w:w="100" w:type="dxa"/>
              <w:right w:w="140" w:type="dxa"/>
            </w:tcMar>
          </w:tcPr>
          <w:p w14:paraId="3CE8233C" w14:textId="77777777" w:rsidR="00132DBB" w:rsidRDefault="00036BF4">
            <w:r>
              <w:rPr>
                <w:sz w:val="20"/>
                <w:szCs w:val="20"/>
              </w:rPr>
              <w:t>✓</w:t>
            </w:r>
          </w:p>
        </w:tc>
        <w:tc>
          <w:tcPr>
            <w:tcW w:w="1800" w:type="dxa"/>
            <w:shd w:val="clear" w:color="auto" w:fill="FFFFFF"/>
            <w:tcMar>
              <w:top w:w="100" w:type="dxa"/>
              <w:left w:w="140" w:type="dxa"/>
              <w:bottom w:w="100" w:type="dxa"/>
              <w:right w:w="140" w:type="dxa"/>
            </w:tcMar>
          </w:tcPr>
          <w:p w14:paraId="309C9528" w14:textId="77777777" w:rsidR="00132DBB" w:rsidRDefault="00036BF4">
            <w:r>
              <w:rPr>
                <w:sz w:val="20"/>
                <w:szCs w:val="20"/>
              </w:rPr>
              <w:t>✓</w:t>
            </w:r>
          </w:p>
        </w:tc>
        <w:tc>
          <w:tcPr>
            <w:tcW w:w="1400" w:type="dxa"/>
            <w:shd w:val="clear" w:color="auto" w:fill="FFFFFF"/>
            <w:tcMar>
              <w:top w:w="100" w:type="dxa"/>
              <w:left w:w="140" w:type="dxa"/>
              <w:bottom w:w="100" w:type="dxa"/>
              <w:right w:w="140" w:type="dxa"/>
            </w:tcMar>
          </w:tcPr>
          <w:p w14:paraId="0212E9A4" w14:textId="77777777" w:rsidR="00132DBB" w:rsidRDefault="00036BF4">
            <w:r>
              <w:rPr>
                <w:sz w:val="20"/>
                <w:szCs w:val="20"/>
              </w:rPr>
              <w:t>—</w:t>
            </w:r>
          </w:p>
        </w:tc>
      </w:tr>
      <w:tr w:rsidR="00373686" w14:paraId="786D6A18" w14:textId="77777777">
        <w:tc>
          <w:tcPr>
            <w:tcW w:w="4360" w:type="dxa"/>
            <w:shd w:val="clear" w:color="auto" w:fill="F0FAFA"/>
            <w:tcMar>
              <w:top w:w="100" w:type="dxa"/>
              <w:left w:w="140" w:type="dxa"/>
              <w:bottom w:w="100" w:type="dxa"/>
              <w:right w:w="140" w:type="dxa"/>
            </w:tcMar>
          </w:tcPr>
          <w:p w14:paraId="6BF39E6D" w14:textId="77777777" w:rsidR="00132DBB" w:rsidRDefault="00036BF4">
            <w:r>
              <w:rPr>
                <w:b/>
                <w:bCs/>
                <w:sz w:val="20"/>
                <w:szCs w:val="20"/>
              </w:rPr>
              <w:t>Edit ScoringConfig parameters</w:t>
            </w:r>
          </w:p>
        </w:tc>
        <w:tc>
          <w:tcPr>
            <w:tcW w:w="1800" w:type="dxa"/>
            <w:shd w:val="clear" w:color="auto" w:fill="F0FAFA"/>
            <w:tcMar>
              <w:top w:w="100" w:type="dxa"/>
              <w:left w:w="140" w:type="dxa"/>
              <w:bottom w:w="100" w:type="dxa"/>
              <w:right w:w="140" w:type="dxa"/>
            </w:tcMar>
          </w:tcPr>
          <w:p w14:paraId="7C119EE0" w14:textId="77777777" w:rsidR="00132DBB" w:rsidRDefault="00036BF4">
            <w:r>
              <w:rPr>
                <w:sz w:val="20"/>
                <w:szCs w:val="20"/>
              </w:rPr>
              <w:t>✓</w:t>
            </w:r>
          </w:p>
        </w:tc>
        <w:tc>
          <w:tcPr>
            <w:tcW w:w="1800" w:type="dxa"/>
            <w:shd w:val="clear" w:color="auto" w:fill="F0FAFA"/>
            <w:tcMar>
              <w:top w:w="100" w:type="dxa"/>
              <w:left w:w="140" w:type="dxa"/>
              <w:bottom w:w="100" w:type="dxa"/>
              <w:right w:w="140" w:type="dxa"/>
            </w:tcMar>
          </w:tcPr>
          <w:p w14:paraId="4B08EB24" w14:textId="77777777" w:rsidR="00132DBB" w:rsidRDefault="00036BF4">
            <w:r>
              <w:rPr>
                <w:sz w:val="20"/>
                <w:szCs w:val="20"/>
              </w:rPr>
              <w:t>—</w:t>
            </w:r>
          </w:p>
        </w:tc>
        <w:tc>
          <w:tcPr>
            <w:tcW w:w="1400" w:type="dxa"/>
            <w:shd w:val="clear" w:color="auto" w:fill="F0FAFA"/>
            <w:tcMar>
              <w:top w:w="100" w:type="dxa"/>
              <w:left w:w="140" w:type="dxa"/>
              <w:bottom w:w="100" w:type="dxa"/>
              <w:right w:w="140" w:type="dxa"/>
            </w:tcMar>
          </w:tcPr>
          <w:p w14:paraId="30318FFB" w14:textId="77777777" w:rsidR="00132DBB" w:rsidRDefault="00036BF4">
            <w:r>
              <w:rPr>
                <w:sz w:val="20"/>
                <w:szCs w:val="20"/>
              </w:rPr>
              <w:t>—</w:t>
            </w:r>
          </w:p>
        </w:tc>
      </w:tr>
      <w:tr w:rsidR="00373686" w14:paraId="164A17AC" w14:textId="77777777">
        <w:tc>
          <w:tcPr>
            <w:tcW w:w="4360" w:type="dxa"/>
            <w:shd w:val="clear" w:color="auto" w:fill="FFFFFF"/>
            <w:tcMar>
              <w:top w:w="100" w:type="dxa"/>
              <w:left w:w="140" w:type="dxa"/>
              <w:bottom w:w="100" w:type="dxa"/>
              <w:right w:w="140" w:type="dxa"/>
            </w:tcMar>
          </w:tcPr>
          <w:p w14:paraId="188C19BA" w14:textId="77777777" w:rsidR="00132DBB" w:rsidRDefault="00036BF4">
            <w:r>
              <w:rPr>
                <w:b/>
                <w:bCs/>
                <w:sz w:val="20"/>
                <w:szCs w:val="20"/>
              </w:rPr>
              <w:t>View/Edit Organization settings</w:t>
            </w:r>
          </w:p>
        </w:tc>
        <w:tc>
          <w:tcPr>
            <w:tcW w:w="1800" w:type="dxa"/>
            <w:shd w:val="clear" w:color="auto" w:fill="FFFFFF"/>
            <w:tcMar>
              <w:top w:w="100" w:type="dxa"/>
              <w:left w:w="140" w:type="dxa"/>
              <w:bottom w:w="100" w:type="dxa"/>
              <w:right w:w="140" w:type="dxa"/>
            </w:tcMar>
          </w:tcPr>
          <w:p w14:paraId="51C3A38D" w14:textId="77777777" w:rsidR="00132DBB" w:rsidRDefault="00036BF4">
            <w:r>
              <w:rPr>
                <w:sz w:val="20"/>
                <w:szCs w:val="20"/>
              </w:rPr>
              <w:t>✓ (per RBAC)</w:t>
            </w:r>
          </w:p>
        </w:tc>
        <w:tc>
          <w:tcPr>
            <w:tcW w:w="1800" w:type="dxa"/>
            <w:shd w:val="clear" w:color="auto" w:fill="FFFFFF"/>
            <w:tcMar>
              <w:top w:w="100" w:type="dxa"/>
              <w:left w:w="140" w:type="dxa"/>
              <w:bottom w:w="100" w:type="dxa"/>
              <w:right w:w="140" w:type="dxa"/>
            </w:tcMar>
          </w:tcPr>
          <w:p w14:paraId="59662DCA" w14:textId="77777777" w:rsidR="00132DBB" w:rsidRDefault="00036BF4">
            <w:r>
              <w:rPr>
                <w:sz w:val="20"/>
                <w:szCs w:val="20"/>
              </w:rPr>
              <w:t>✓</w:t>
            </w:r>
          </w:p>
        </w:tc>
        <w:tc>
          <w:tcPr>
            <w:tcW w:w="1400" w:type="dxa"/>
            <w:shd w:val="clear" w:color="auto" w:fill="FFFFFF"/>
            <w:tcMar>
              <w:top w:w="100" w:type="dxa"/>
              <w:left w:w="140" w:type="dxa"/>
              <w:bottom w:w="100" w:type="dxa"/>
              <w:right w:w="140" w:type="dxa"/>
            </w:tcMar>
          </w:tcPr>
          <w:p w14:paraId="3FF788DB" w14:textId="77777777" w:rsidR="00132DBB" w:rsidRDefault="00036BF4">
            <w:r>
              <w:rPr>
                <w:sz w:val="20"/>
                <w:szCs w:val="20"/>
              </w:rPr>
              <w:t>—</w:t>
            </w:r>
          </w:p>
        </w:tc>
      </w:tr>
    </w:tbl>
    <w:p w14:paraId="337ADA5B" w14:textId="77777777" w:rsidR="00132DBB" w:rsidRDefault="00036BF4">
      <w:pPr>
        <w:pStyle w:val="Heading2"/>
      </w:pPr>
      <w:r>
        <w:t>12.5 External Interface Requirements (Settings)</w:t>
      </w:r>
    </w:p>
    <w:p w14:paraId="0B17A9BB" w14:textId="77777777" w:rsidR="00132DBB" w:rsidRDefault="00036BF4">
      <w:pPr>
        <w:pStyle w:val="ListParagraph"/>
        <w:numPr>
          <w:ilvl w:val="0"/>
          <w:numId w:val="2"/>
        </w:numPr>
        <w:spacing w:before="40" w:after="40"/>
      </w:pPr>
      <w:r>
        <w:t>GET /api/tenant/scoring-config — read current tenant ScoringConfig.</w:t>
      </w:r>
    </w:p>
    <w:p w14:paraId="25D72827" w14:textId="77777777" w:rsidR="00132DBB" w:rsidRDefault="00036BF4">
      <w:pPr>
        <w:pStyle w:val="ListParagraph"/>
        <w:numPr>
          <w:ilvl w:val="0"/>
          <w:numId w:val="2"/>
        </w:numPr>
        <w:spacing w:before="40" w:after="40"/>
      </w:pPr>
      <w:r>
        <w:lastRenderedPageBreak/>
        <w:t>PUT /api/tenant/scoring-config — update; validates α ∈ [0.0, 1.0] and mot_multiplier ∈ [1.0, 2.0]; returns 400 INVALID_ALPHA_BETA_SUM or 400 MOT_MULTIPLIER_OUT_OF_RANGE on violation. Permission: P-01 only.</w:t>
      </w:r>
    </w:p>
    <w:p w14:paraId="4A2C2301" w14:textId="77777777" w:rsidR="00132DBB" w:rsidRDefault="00036BF4">
      <w:pPr>
        <w:pStyle w:val="ListParagraph"/>
        <w:numPr>
          <w:ilvl w:val="0"/>
          <w:numId w:val="2"/>
        </w:numPr>
        <w:spacing w:before="40" w:after="40"/>
      </w:pPr>
      <w:r>
        <w:t>GET /api/tenant/organization and PUT /api/tenant/organization — read/update Organization settings (name, logo, industry).</w:t>
      </w:r>
    </w:p>
    <w:p w14:paraId="1A47B81B" w14:textId="77777777" w:rsidR="00132DBB" w:rsidRDefault="00036BF4">
      <w:pPr>
        <w:pStyle w:val="Heading2"/>
      </w:pPr>
      <w:r>
        <w:t>12.6 Non-Functional Requirements (Settings)</w:t>
      </w:r>
    </w:p>
    <w:p w14:paraId="4C6E9603" w14:textId="77777777" w:rsidR="00132DBB" w:rsidRDefault="00036BF4">
      <w:pPr>
        <w:pStyle w:val="ListParagraph"/>
        <w:numPr>
          <w:ilvl w:val="0"/>
          <w:numId w:val="2"/>
        </w:numPr>
        <w:spacing w:before="40" w:after="40"/>
      </w:pPr>
      <w:r>
        <w:rPr>
          <w:b/>
          <w:bCs/>
          <w:color w:val="0F1F3D"/>
        </w:rPr>
        <w:t xml:space="preserve">NFR-S1: </w:t>
      </w:r>
      <w:r>
        <w:t>Tooltips render within 100ms of hover/tap and are keyboard-accessible (focusable ? icon, dismissible with Esc) per WCAG 2.1 AA.</w:t>
      </w:r>
    </w:p>
    <w:p w14:paraId="497DBF64" w14:textId="77777777" w:rsidR="00132DBB" w:rsidRDefault="00036BF4">
      <w:pPr>
        <w:pStyle w:val="ListParagraph"/>
        <w:numPr>
          <w:ilvl w:val="0"/>
          <w:numId w:val="2"/>
        </w:numPr>
        <w:spacing w:before="40" w:after="40"/>
      </w:pPr>
      <w:r>
        <w:rPr>
          <w:b/>
          <w:bCs/>
          <w:color w:val="0F1F3D"/>
        </w:rPr>
        <w:t xml:space="preserve">NFR-S2: </w:t>
      </w:r>
      <w:r>
        <w:t>Full EN/AR localization and RTL parity for all Settings sections, labels, tooltips, and errors.</w:t>
      </w:r>
    </w:p>
    <w:p w14:paraId="7824320C" w14:textId="77777777" w:rsidR="00132DBB" w:rsidRDefault="00036BF4">
      <w:pPr>
        <w:pStyle w:val="ListParagraph"/>
        <w:numPr>
          <w:ilvl w:val="0"/>
          <w:numId w:val="2"/>
        </w:numPr>
        <w:spacing w:before="40" w:after="40"/>
      </w:pPr>
      <w:r>
        <w:rPr>
          <w:b/>
          <w:bCs/>
          <w:color w:val="0F1F3D"/>
        </w:rPr>
        <w:t xml:space="preserve">NFR-S3: </w:t>
      </w:r>
      <w:r>
        <w:t>Settings changes are atomic and audit-logged (M-11).</w:t>
      </w:r>
    </w:p>
    <w:p w14:paraId="1FA0E495" w14:textId="77777777" w:rsidR="00132DBB" w:rsidRDefault="00036BF4">
      <w:pPr>
        <w:pStyle w:val="ListParagraph"/>
        <w:numPr>
          <w:ilvl w:val="0"/>
          <w:numId w:val="2"/>
        </w:numPr>
        <w:spacing w:before="40" w:after="40"/>
      </w:pPr>
      <w:r>
        <w:rPr>
          <w:b/>
          <w:bCs/>
          <w:color w:val="0F1F3D"/>
        </w:rPr>
        <w:t xml:space="preserve">NFR-S4: </w:t>
      </w:r>
      <w:r>
        <w:t>The α slider and derived β display stay synchronised with no perceptible lag.</w:t>
      </w:r>
    </w:p>
    <w:p w14:paraId="7A6DE318" w14:textId="77777777" w:rsidR="00132DBB" w:rsidRDefault="00036BF4">
      <w:pPr>
        <w:pStyle w:val="Heading2"/>
      </w:pPr>
      <w:r>
        <w:t>12.7 Resolved Decisions (Settings)</w:t>
      </w:r>
    </w:p>
    <w:p w14:paraId="64AE0E0C" w14:textId="77777777" w:rsidR="00942FAD" w:rsidRDefault="00000000">
      <w:pPr>
        <w:spacing w:before="60" w:after="80"/>
      </w:pPr>
      <w:r>
        <w:t>All previously open Settings questions have been resolved and incorporated into the relevant sections. Recorded here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373686" w14:paraId="4F3ADA8D" w14:textId="77777777">
        <w:tc>
          <w:tcPr>
            <w:tcW w:w="900" w:type="dxa"/>
            <w:shd w:val="clear" w:color="auto" w:fill="0F1F3D"/>
            <w:tcMar>
              <w:top w:w="100" w:type="dxa"/>
              <w:left w:w="140" w:type="dxa"/>
              <w:bottom w:w="100" w:type="dxa"/>
              <w:right w:w="140" w:type="dxa"/>
            </w:tcMar>
            <w:vAlign w:val="center"/>
          </w:tcPr>
          <w:p w14:paraId="045DC5CB" w14:textId="77777777" w:rsidR="00132DBB" w:rsidRDefault="00036BF4">
            <w:r>
              <w:rPr>
                <w:b/>
                <w:bCs/>
                <w:color w:val="FFFFFF"/>
                <w:sz w:val="20"/>
                <w:szCs w:val="20"/>
              </w:rPr>
              <w:t>#</w:t>
            </w:r>
          </w:p>
        </w:tc>
        <w:tc>
          <w:tcPr>
            <w:tcW w:w="2200" w:type="dxa"/>
            <w:shd w:val="clear" w:color="auto" w:fill="0F1F3D"/>
            <w:tcMar>
              <w:top w:w="100" w:type="dxa"/>
              <w:left w:w="140" w:type="dxa"/>
              <w:bottom w:w="100" w:type="dxa"/>
              <w:right w:w="140" w:type="dxa"/>
            </w:tcMar>
            <w:vAlign w:val="center"/>
          </w:tcPr>
          <w:p w14:paraId="1C79B1A6" w14:textId="77777777" w:rsidR="00132DBB" w:rsidRDefault="00036BF4">
            <w:r>
              <w:rPr>
                <w:b/>
                <w:bCs/>
                <w:color w:val="FFFFFF"/>
                <w:sz w:val="20"/>
                <w:szCs w:val="20"/>
              </w:rPr>
              <w:t>Status</w:t>
            </w:r>
          </w:p>
        </w:tc>
        <w:tc>
          <w:tcPr>
            <w:tcW w:w="6260" w:type="dxa"/>
            <w:shd w:val="clear" w:color="auto" w:fill="0F1F3D"/>
            <w:tcMar>
              <w:top w:w="100" w:type="dxa"/>
              <w:left w:w="140" w:type="dxa"/>
              <w:bottom w:w="100" w:type="dxa"/>
              <w:right w:w="140" w:type="dxa"/>
            </w:tcMar>
            <w:vAlign w:val="center"/>
          </w:tcPr>
          <w:p w14:paraId="03A0E9ED" w14:textId="77777777" w:rsidR="00132DBB" w:rsidRDefault="00036BF4">
            <w:r>
              <w:rPr>
                <w:b/>
                <w:bCs/>
                <w:color w:val="FFFFFF"/>
                <w:sz w:val="20"/>
                <w:szCs w:val="20"/>
              </w:rPr>
              <w:t>Decision</w:t>
            </w:r>
          </w:p>
        </w:tc>
      </w:tr>
      <w:tr w:rsidR="00373686" w14:paraId="6F0AD0BE" w14:textId="77777777">
        <w:tc>
          <w:tcPr>
            <w:tcW w:w="900" w:type="dxa"/>
            <w:shd w:val="clear" w:color="auto" w:fill="FFFFFF"/>
            <w:tcMar>
              <w:top w:w="100" w:type="dxa"/>
              <w:left w:w="140" w:type="dxa"/>
              <w:bottom w:w="100" w:type="dxa"/>
              <w:right w:w="140" w:type="dxa"/>
            </w:tcMar>
          </w:tcPr>
          <w:p w14:paraId="1FDF2891" w14:textId="77777777" w:rsidR="00942FAD" w:rsidRDefault="00000000">
            <w:r>
              <w:rPr>
                <w:b/>
                <w:bCs/>
                <w:sz w:val="20"/>
                <w:szCs w:val="20"/>
              </w:rPr>
              <w:t>Q-S1</w:t>
            </w:r>
          </w:p>
        </w:tc>
        <w:tc>
          <w:tcPr>
            <w:tcW w:w="2200" w:type="dxa"/>
            <w:shd w:val="clear" w:color="auto" w:fill="FFFFFF"/>
            <w:tcMar>
              <w:top w:w="100" w:type="dxa"/>
              <w:left w:w="140" w:type="dxa"/>
              <w:bottom w:w="100" w:type="dxa"/>
              <w:right w:w="140" w:type="dxa"/>
            </w:tcMar>
          </w:tcPr>
          <w:p w14:paraId="4F24183E" w14:textId="77777777" w:rsidR="00942FAD" w:rsidRDefault="00000000">
            <w:r>
              <w:rPr>
                <w:sz w:val="20"/>
                <w:szCs w:val="20"/>
              </w:rPr>
              <w:t>✓ Resolved</w:t>
            </w:r>
          </w:p>
        </w:tc>
        <w:tc>
          <w:tcPr>
            <w:tcW w:w="6260" w:type="dxa"/>
            <w:shd w:val="clear" w:color="auto" w:fill="FFFFFF"/>
            <w:tcMar>
              <w:top w:w="100" w:type="dxa"/>
              <w:left w:w="140" w:type="dxa"/>
              <w:bottom w:w="100" w:type="dxa"/>
              <w:right w:w="140" w:type="dxa"/>
            </w:tcMar>
          </w:tcPr>
          <w:p w14:paraId="36C2ECFF" w14:textId="77777777" w:rsidR="00942FAD" w:rsidRDefault="00000000">
            <w:r>
              <w:rPr>
                <w:sz w:val="20"/>
                <w:szCs w:val="20"/>
              </w:rPr>
              <w:t>n_floor default is confirmed as 100 (superseding the earlier 5 and 500 values). Applied in FR-S17 and the ScoringConfig data model (Section 12.4.3). The separate M-16 SRS should be aligned to 100 in its own revision.</w:t>
            </w:r>
          </w:p>
        </w:tc>
      </w:tr>
      <w:tr w:rsidR="00373686" w14:paraId="44C0B25F" w14:textId="77777777">
        <w:tc>
          <w:tcPr>
            <w:tcW w:w="900" w:type="dxa"/>
            <w:shd w:val="clear" w:color="auto" w:fill="F0FAFA"/>
            <w:tcMar>
              <w:top w:w="100" w:type="dxa"/>
              <w:left w:w="140" w:type="dxa"/>
              <w:bottom w:w="100" w:type="dxa"/>
              <w:right w:w="140" w:type="dxa"/>
            </w:tcMar>
          </w:tcPr>
          <w:p w14:paraId="0CF70EA0" w14:textId="77777777" w:rsidR="00942FAD" w:rsidRDefault="00000000">
            <w:r>
              <w:rPr>
                <w:b/>
                <w:bCs/>
                <w:sz w:val="20"/>
                <w:szCs w:val="20"/>
              </w:rPr>
              <w:t>Q-S2</w:t>
            </w:r>
          </w:p>
        </w:tc>
        <w:tc>
          <w:tcPr>
            <w:tcW w:w="2200" w:type="dxa"/>
            <w:shd w:val="clear" w:color="auto" w:fill="F0FAFA"/>
            <w:tcMar>
              <w:top w:w="100" w:type="dxa"/>
              <w:left w:w="140" w:type="dxa"/>
              <w:bottom w:w="100" w:type="dxa"/>
              <w:right w:w="140" w:type="dxa"/>
            </w:tcMar>
          </w:tcPr>
          <w:p w14:paraId="7CF8BE81" w14:textId="77777777" w:rsidR="00942FAD" w:rsidRDefault="00000000">
            <w:r>
              <w:rPr>
                <w:sz w:val="20"/>
                <w:szCs w:val="20"/>
              </w:rPr>
              <w:t>✓ Resolved</w:t>
            </w:r>
          </w:p>
        </w:tc>
        <w:tc>
          <w:tcPr>
            <w:tcW w:w="6260" w:type="dxa"/>
            <w:shd w:val="clear" w:color="auto" w:fill="F0FAFA"/>
            <w:tcMar>
              <w:top w:w="100" w:type="dxa"/>
              <w:left w:w="140" w:type="dxa"/>
              <w:bottom w:w="100" w:type="dxa"/>
              <w:right w:w="140" w:type="dxa"/>
            </w:tcMar>
          </w:tcPr>
          <w:p w14:paraId="6DB14569" w14:textId="77777777" w:rsidR="00942FAD" w:rsidRDefault="00000000">
            <w:r>
              <w:rPr>
                <w:sz w:val="20"/>
                <w:szCs w:val="20"/>
              </w:rPr>
              <w:t>The Industry enum must match the M-11 tenant-provisioning industry list. The Settings Industry dropdown reads from the same canonical list.</w:t>
            </w:r>
          </w:p>
        </w:tc>
      </w:tr>
      <w:tr w:rsidR="00373686" w14:paraId="351836B9" w14:textId="77777777">
        <w:tc>
          <w:tcPr>
            <w:tcW w:w="900" w:type="dxa"/>
            <w:shd w:val="clear" w:color="auto" w:fill="FFFFFF"/>
            <w:tcMar>
              <w:top w:w="100" w:type="dxa"/>
              <w:left w:w="140" w:type="dxa"/>
              <w:bottom w:w="100" w:type="dxa"/>
              <w:right w:w="140" w:type="dxa"/>
            </w:tcMar>
          </w:tcPr>
          <w:p w14:paraId="2F87CFA3" w14:textId="77777777" w:rsidR="00942FAD" w:rsidRDefault="00000000">
            <w:r>
              <w:rPr>
                <w:b/>
                <w:bCs/>
                <w:sz w:val="20"/>
                <w:szCs w:val="20"/>
              </w:rPr>
              <w:t>Q-S3</w:t>
            </w:r>
          </w:p>
        </w:tc>
        <w:tc>
          <w:tcPr>
            <w:tcW w:w="2200" w:type="dxa"/>
            <w:shd w:val="clear" w:color="auto" w:fill="FFFFFF"/>
            <w:tcMar>
              <w:top w:w="100" w:type="dxa"/>
              <w:left w:w="140" w:type="dxa"/>
              <w:bottom w:w="100" w:type="dxa"/>
              <w:right w:w="140" w:type="dxa"/>
            </w:tcMar>
          </w:tcPr>
          <w:p w14:paraId="083573FD" w14:textId="77777777" w:rsidR="00942FAD" w:rsidRDefault="00000000">
            <w:r>
              <w:rPr>
                <w:sz w:val="20"/>
                <w:szCs w:val="20"/>
              </w:rPr>
              <w:t>✓ Resolved</w:t>
            </w:r>
          </w:p>
        </w:tc>
        <w:tc>
          <w:tcPr>
            <w:tcW w:w="6260" w:type="dxa"/>
            <w:shd w:val="clear" w:color="auto" w:fill="FFFFFF"/>
            <w:tcMar>
              <w:top w:w="100" w:type="dxa"/>
              <w:left w:w="140" w:type="dxa"/>
              <w:bottom w:w="100" w:type="dxa"/>
              <w:right w:w="140" w:type="dxa"/>
            </w:tcMar>
          </w:tcPr>
          <w:p w14:paraId="05AF673D" w14:textId="77777777" w:rsidR="00942FAD" w:rsidRDefault="00000000">
            <w:r>
              <w:rPr>
                <w:sz w:val="20"/>
                <w:szCs w:val="20"/>
              </w:rPr>
              <w:t>Additional Settings sections (Notifications, Branding Theme, Localization Defaults) are IN v1 scope and are listed as named sections in the Settings page structure (Section 12.2 / FR-S1).</w:t>
            </w:r>
          </w:p>
        </w:tc>
      </w:tr>
    </w:tbl>
    <w:p w14:paraId="7CF82D72" w14:textId="77777777" w:rsidR="00132DBB" w:rsidRDefault="00036BF4">
      <w:pPr>
        <w:pStyle w:val="Heading1"/>
      </w:pPr>
      <w: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60"/>
      </w:tblGrid>
      <w:tr w:rsidR="00373686" w14:paraId="68949F90" w14:textId="77777777">
        <w:tc>
          <w:tcPr>
            <w:tcW w:w="1200" w:type="dxa"/>
            <w:shd w:val="clear" w:color="auto" w:fill="0F1F3D"/>
            <w:tcMar>
              <w:top w:w="100" w:type="dxa"/>
              <w:left w:w="140" w:type="dxa"/>
              <w:bottom w:w="100" w:type="dxa"/>
              <w:right w:w="140" w:type="dxa"/>
            </w:tcMar>
            <w:vAlign w:val="center"/>
          </w:tcPr>
          <w:p w14:paraId="57F4713D" w14:textId="77777777" w:rsidR="00132DBB" w:rsidRDefault="00036BF4">
            <w:r>
              <w:rPr>
                <w:b/>
                <w:bCs/>
                <w:color w:val="FFFFFF"/>
                <w:sz w:val="20"/>
                <w:szCs w:val="20"/>
              </w:rPr>
              <w:t>Version</w:t>
            </w:r>
          </w:p>
        </w:tc>
        <w:tc>
          <w:tcPr>
            <w:tcW w:w="1600" w:type="dxa"/>
            <w:shd w:val="clear" w:color="auto" w:fill="0F1F3D"/>
            <w:tcMar>
              <w:top w:w="100" w:type="dxa"/>
              <w:left w:w="140" w:type="dxa"/>
              <w:bottom w:w="100" w:type="dxa"/>
              <w:right w:w="140" w:type="dxa"/>
            </w:tcMar>
            <w:vAlign w:val="center"/>
          </w:tcPr>
          <w:p w14:paraId="57A910B1" w14:textId="77777777" w:rsidR="00132DBB" w:rsidRDefault="00036BF4">
            <w:r>
              <w:rPr>
                <w:b/>
                <w:bCs/>
                <w:color w:val="FFFFFF"/>
                <w:sz w:val="20"/>
                <w:szCs w:val="20"/>
              </w:rPr>
              <w:t>Date</w:t>
            </w:r>
          </w:p>
        </w:tc>
        <w:tc>
          <w:tcPr>
            <w:tcW w:w="6560" w:type="dxa"/>
            <w:shd w:val="clear" w:color="auto" w:fill="0F1F3D"/>
            <w:tcMar>
              <w:top w:w="100" w:type="dxa"/>
              <w:left w:w="140" w:type="dxa"/>
              <w:bottom w:w="100" w:type="dxa"/>
              <w:right w:w="140" w:type="dxa"/>
            </w:tcMar>
            <w:vAlign w:val="center"/>
          </w:tcPr>
          <w:p w14:paraId="0BF246D9" w14:textId="77777777" w:rsidR="00132DBB" w:rsidRDefault="00036BF4">
            <w:r>
              <w:rPr>
                <w:b/>
                <w:bCs/>
                <w:color w:val="FFFFFF"/>
                <w:sz w:val="20"/>
                <w:szCs w:val="20"/>
              </w:rPr>
              <w:t>Changes</w:t>
            </w:r>
          </w:p>
        </w:tc>
      </w:tr>
      <w:tr w:rsidR="00373686" w14:paraId="556E26FC" w14:textId="77777777">
        <w:tc>
          <w:tcPr>
            <w:tcW w:w="1200" w:type="dxa"/>
            <w:shd w:val="clear" w:color="auto" w:fill="FFFFFF"/>
            <w:tcMar>
              <w:top w:w="100" w:type="dxa"/>
              <w:left w:w="140" w:type="dxa"/>
              <w:bottom w:w="100" w:type="dxa"/>
              <w:right w:w="140" w:type="dxa"/>
            </w:tcMar>
          </w:tcPr>
          <w:p w14:paraId="28BA4203" w14:textId="77777777" w:rsidR="00132DBB" w:rsidRDefault="00036BF4">
            <w:r>
              <w:rPr>
                <w:sz w:val="20"/>
                <w:szCs w:val="20"/>
              </w:rPr>
              <w:t>1.0</w:t>
            </w:r>
          </w:p>
        </w:tc>
        <w:tc>
          <w:tcPr>
            <w:tcW w:w="1600" w:type="dxa"/>
            <w:shd w:val="clear" w:color="auto" w:fill="FFFFFF"/>
            <w:tcMar>
              <w:top w:w="100" w:type="dxa"/>
              <w:left w:w="140" w:type="dxa"/>
              <w:bottom w:w="100" w:type="dxa"/>
              <w:right w:w="140" w:type="dxa"/>
            </w:tcMar>
          </w:tcPr>
          <w:p w14:paraId="0C8339BF" w14:textId="77777777" w:rsidR="00132DBB" w:rsidRDefault="00036BF4">
            <w:r>
              <w:rPr>
                <w:sz w:val="20"/>
                <w:szCs w:val="20"/>
              </w:rPr>
              <w:t>2026-06-14</w:t>
            </w:r>
          </w:p>
        </w:tc>
        <w:tc>
          <w:tcPr>
            <w:tcW w:w="6560" w:type="dxa"/>
            <w:shd w:val="clear" w:color="auto" w:fill="FFFFFF"/>
            <w:tcMar>
              <w:top w:w="100" w:type="dxa"/>
              <w:left w:w="140" w:type="dxa"/>
              <w:bottom w:w="100" w:type="dxa"/>
              <w:right w:w="140" w:type="dxa"/>
            </w:tcMar>
          </w:tcPr>
          <w:p w14:paraId="214B00E5" w14:textId="77777777" w:rsidR="00132DBB" w:rsidRDefault="00036BF4">
            <w:r>
              <w:rPr>
                <w:sz w:val="20"/>
                <w:szCs w:val="20"/>
              </w:rPr>
              <w:t>Initial combined SRS. Part 1 — M-06 KPI Management &amp; Configuration aligned to prototype screens (KPI list, New KPI create mode, KPI Configuration edit mode for NPS): two-panel config with right-side live preview; universal gauge; CXI composite variant; standard vs custom editability; permissions, localization, data model, normalisation reference. Part 2 — Platform Settings page: master/detail navigation, Organization section, Customer Journey scoring configuration surfacing the tenant-level ScoringConfig with per-parameter ? tooltips.</w:t>
            </w:r>
          </w:p>
        </w:tc>
      </w:tr>
      <w:tr w:rsidR="00373686" w14:paraId="71AB1A2C" w14:textId="77777777">
        <w:tc>
          <w:tcPr>
            <w:tcW w:w="1200" w:type="dxa"/>
            <w:shd w:val="clear" w:color="auto" w:fill="F0FAFA"/>
            <w:tcMar>
              <w:top w:w="100" w:type="dxa"/>
              <w:left w:w="140" w:type="dxa"/>
              <w:bottom w:w="100" w:type="dxa"/>
              <w:right w:w="140" w:type="dxa"/>
            </w:tcMar>
          </w:tcPr>
          <w:p w14:paraId="7DDA6A8F" w14:textId="77777777" w:rsidR="00132DBB" w:rsidRDefault="00036BF4">
            <w:r>
              <w:rPr>
                <w:sz w:val="20"/>
                <w:szCs w:val="20"/>
              </w:rPr>
              <w:t>1.1</w:t>
            </w:r>
          </w:p>
        </w:tc>
        <w:tc>
          <w:tcPr>
            <w:tcW w:w="1600" w:type="dxa"/>
            <w:shd w:val="clear" w:color="auto" w:fill="F0FAFA"/>
            <w:tcMar>
              <w:top w:w="100" w:type="dxa"/>
              <w:left w:w="140" w:type="dxa"/>
              <w:bottom w:w="100" w:type="dxa"/>
              <w:right w:w="140" w:type="dxa"/>
            </w:tcMar>
          </w:tcPr>
          <w:p w14:paraId="3F36E80F" w14:textId="77777777" w:rsidR="00132DBB" w:rsidRDefault="00036BF4">
            <w:r>
              <w:rPr>
                <w:sz w:val="20"/>
                <w:szCs w:val="20"/>
              </w:rPr>
              <w:t>2026-06-14</w:t>
            </w:r>
          </w:p>
        </w:tc>
        <w:tc>
          <w:tcPr>
            <w:tcW w:w="6560" w:type="dxa"/>
            <w:shd w:val="clear" w:color="auto" w:fill="F0FAFA"/>
            <w:tcMar>
              <w:top w:w="100" w:type="dxa"/>
              <w:left w:w="140" w:type="dxa"/>
              <w:bottom w:w="100" w:type="dxa"/>
              <w:right w:w="140" w:type="dxa"/>
            </w:tcMar>
          </w:tcPr>
          <w:p w14:paraId="387167E2" w14:textId="77777777" w:rsidR="00132DBB" w:rsidRDefault="00036BF4">
            <w:r>
              <w:rPr>
                <w:sz w:val="20"/>
                <w:szCs w:val="20"/>
              </w:rPr>
              <w:t>Resolved all six Part 1 open questions and folded them into the spec: standard KPI definitions + sample questions (Section 3.1.4); TOP n Box scale-</w:t>
            </w:r>
            <w:r>
              <w:rPr>
                <w:sz w:val="20"/>
                <w:szCs w:val="20"/>
              </w:rPr>
              <w:lastRenderedPageBreak/>
              <w:t>points clarification and n &lt; scale-max constraint (FR-2.16/2.17); confirmed default question prompts; CXI dashboard member breakdown (FR-4.8); confirmed emoji set catalogue (FR-2.25); P-02 Analyst read-only config access (FR-5.3, permission matrix). Open Questions section replaced with Resolved Decisions log. Trimmed buffer/common-sense text from Operating Environment and Assumptions.</w:t>
            </w:r>
          </w:p>
        </w:tc>
      </w:tr>
      <w:tr w:rsidR="00373686" w14:paraId="1D7EC82C" w14:textId="77777777">
        <w:tc>
          <w:tcPr>
            <w:tcW w:w="1200" w:type="dxa"/>
            <w:shd w:val="clear" w:color="auto" w:fill="FFFFFF"/>
            <w:tcMar>
              <w:top w:w="100" w:type="dxa"/>
              <w:left w:w="140" w:type="dxa"/>
              <w:bottom w:w="100" w:type="dxa"/>
              <w:right w:w="140" w:type="dxa"/>
            </w:tcMar>
          </w:tcPr>
          <w:p w14:paraId="4C17F85A" w14:textId="77777777" w:rsidR="00942FAD" w:rsidRDefault="00000000">
            <w:r>
              <w:rPr>
                <w:b/>
                <w:bCs/>
                <w:sz w:val="20"/>
                <w:szCs w:val="20"/>
              </w:rPr>
              <w:lastRenderedPageBreak/>
              <w:t>1.2</w:t>
            </w:r>
          </w:p>
        </w:tc>
        <w:tc>
          <w:tcPr>
            <w:tcW w:w="1600" w:type="dxa"/>
            <w:shd w:val="clear" w:color="auto" w:fill="FFFFFF"/>
            <w:tcMar>
              <w:top w:w="100" w:type="dxa"/>
              <w:left w:w="140" w:type="dxa"/>
              <w:bottom w:w="100" w:type="dxa"/>
              <w:right w:w="140" w:type="dxa"/>
            </w:tcMar>
          </w:tcPr>
          <w:p w14:paraId="4E9F83F7" w14:textId="77777777" w:rsidR="00942FAD" w:rsidRDefault="00000000">
            <w:r>
              <w:rPr>
                <w:sz w:val="20"/>
                <w:szCs w:val="20"/>
              </w:rPr>
              <w:t>2026-06-21</w:t>
            </w:r>
          </w:p>
        </w:tc>
        <w:tc>
          <w:tcPr>
            <w:tcW w:w="6560" w:type="dxa"/>
            <w:shd w:val="clear" w:color="auto" w:fill="FFFFFF"/>
            <w:tcMar>
              <w:top w:w="100" w:type="dxa"/>
              <w:left w:w="140" w:type="dxa"/>
              <w:bottom w:w="100" w:type="dxa"/>
              <w:right w:w="140" w:type="dxa"/>
            </w:tcMar>
          </w:tcPr>
          <w:p w14:paraId="58966A74" w14:textId="77777777" w:rsidR="00942FAD" w:rsidRDefault="00000000">
            <w:r>
              <w:rPr>
                <w:sz w:val="20"/>
                <w:szCs w:val="20"/>
              </w:rPr>
              <w:t>Perspectives redefined as independent drill-down dimensions (FR-2.13, FR-2.14, FR-2.14a, FR-2.14b; Section 3.1.4 note); KPIPerspective entity extended with id (PK) and display_order, plus per-perspective scoring note (Section 4.2.3). Settings open questions resolved: n_floor default set to 100 (FR-S17, Section 12.4.3, tooltip); Industry enum must match M-11 (Q-S2); Notifications, Branding Theme, and Localization Defaults added as v1 Settings sections (FR-S1); Section 12.7 converted to Resolved Decisions. Added Scale Endpoint Descriptions field (Field 5a, FR-2.23a/b). Renamed "KPI Visualization" to "Dashboard Preview" and enriched it with NPS Promoter/Passive/Detractor breakdown, target marker, period delta, and response count (FR-3.13–3.15). UI aligned to latest prototype screens.</w:t>
            </w:r>
          </w:p>
        </w:tc>
      </w:tr>
    </w:tbl>
    <w:p w14:paraId="23D20645" w14:textId="77777777" w:rsidR="00132DBB" w:rsidRDefault="00132DBB">
      <w:pPr>
        <w:spacing w:before="80" w:after="80"/>
      </w:pPr>
    </w:p>
    <w:p w14:paraId="4B474714" w14:textId="77777777" w:rsidR="00132DBB" w:rsidRDefault="00036BF4">
      <w:pPr>
        <w:spacing w:before="240"/>
        <w:jc w:val="center"/>
      </w:pPr>
      <w:r>
        <w:rPr>
          <w:i/>
          <w:iCs/>
          <w:color w:val="6B7280"/>
          <w:sz w:val="18"/>
          <w:szCs w:val="18"/>
        </w:rPr>
        <w:t>Confidential — NabadatCX — M-06 &amp; Settings SRS v1.2</w:t>
      </w:r>
    </w:p>
    <w:sectPr w:rsidR="00132D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0D0"/>
    <w:multiLevelType w:val="hybridMultilevel"/>
    <w:tmpl w:val="0396CC0A"/>
    <w:lvl w:ilvl="0" w:tplc="3A1CB788">
      <w:start w:val="1"/>
      <w:numFmt w:val="bullet"/>
      <w:lvlText w:val=""/>
      <w:lvlJc w:val="left"/>
      <w:pPr>
        <w:ind w:left="1080" w:hanging="360"/>
      </w:pPr>
      <w:rPr>
        <w:rFonts w:ascii="Symbol" w:hAnsi="Symbol"/>
      </w:rPr>
    </w:lvl>
    <w:lvl w:ilvl="1" w:tplc="4E22DD64">
      <w:start w:val="1"/>
      <w:numFmt w:val="bullet"/>
      <w:lvlText w:val=""/>
      <w:lvlJc w:val="left"/>
      <w:pPr>
        <w:ind w:left="1080" w:hanging="360"/>
      </w:pPr>
      <w:rPr>
        <w:rFonts w:ascii="Symbol" w:hAnsi="Symbol"/>
      </w:rPr>
    </w:lvl>
    <w:lvl w:ilvl="2" w:tplc="D47899E0">
      <w:start w:val="1"/>
      <w:numFmt w:val="bullet"/>
      <w:lvlText w:val=""/>
      <w:lvlJc w:val="left"/>
      <w:pPr>
        <w:ind w:left="1080" w:hanging="360"/>
      </w:pPr>
      <w:rPr>
        <w:rFonts w:ascii="Symbol" w:hAnsi="Symbol"/>
      </w:rPr>
    </w:lvl>
    <w:lvl w:ilvl="3" w:tplc="D494B284">
      <w:start w:val="1"/>
      <w:numFmt w:val="bullet"/>
      <w:lvlText w:val=""/>
      <w:lvlJc w:val="left"/>
      <w:pPr>
        <w:ind w:left="1080" w:hanging="360"/>
      </w:pPr>
      <w:rPr>
        <w:rFonts w:ascii="Symbol" w:hAnsi="Symbol"/>
      </w:rPr>
    </w:lvl>
    <w:lvl w:ilvl="4" w:tplc="0E484A44">
      <w:start w:val="1"/>
      <w:numFmt w:val="bullet"/>
      <w:lvlText w:val=""/>
      <w:lvlJc w:val="left"/>
      <w:pPr>
        <w:ind w:left="1080" w:hanging="360"/>
      </w:pPr>
      <w:rPr>
        <w:rFonts w:ascii="Symbol" w:hAnsi="Symbol"/>
      </w:rPr>
    </w:lvl>
    <w:lvl w:ilvl="5" w:tplc="7C24CE16">
      <w:start w:val="1"/>
      <w:numFmt w:val="bullet"/>
      <w:lvlText w:val=""/>
      <w:lvlJc w:val="left"/>
      <w:pPr>
        <w:ind w:left="1080" w:hanging="360"/>
      </w:pPr>
      <w:rPr>
        <w:rFonts w:ascii="Symbol" w:hAnsi="Symbol"/>
      </w:rPr>
    </w:lvl>
    <w:lvl w:ilvl="6" w:tplc="9918D296">
      <w:start w:val="1"/>
      <w:numFmt w:val="bullet"/>
      <w:lvlText w:val=""/>
      <w:lvlJc w:val="left"/>
      <w:pPr>
        <w:ind w:left="1080" w:hanging="360"/>
      </w:pPr>
      <w:rPr>
        <w:rFonts w:ascii="Symbol" w:hAnsi="Symbol"/>
      </w:rPr>
    </w:lvl>
    <w:lvl w:ilvl="7" w:tplc="57CEF17A">
      <w:start w:val="1"/>
      <w:numFmt w:val="bullet"/>
      <w:lvlText w:val=""/>
      <w:lvlJc w:val="left"/>
      <w:pPr>
        <w:ind w:left="1080" w:hanging="360"/>
      </w:pPr>
      <w:rPr>
        <w:rFonts w:ascii="Symbol" w:hAnsi="Symbol"/>
      </w:rPr>
    </w:lvl>
    <w:lvl w:ilvl="8" w:tplc="77D8200E">
      <w:start w:val="1"/>
      <w:numFmt w:val="bullet"/>
      <w:lvlText w:val=""/>
      <w:lvlJc w:val="left"/>
      <w:pPr>
        <w:ind w:left="1080" w:hanging="360"/>
      </w:pPr>
      <w:rPr>
        <w:rFonts w:ascii="Symbol" w:hAnsi="Symbol"/>
      </w:rPr>
    </w:lvl>
  </w:abstractNum>
  <w:abstractNum w:abstractNumId="1" w15:restartNumberingAfterBreak="0">
    <w:nsid w:val="116162CB"/>
    <w:multiLevelType w:val="hybridMultilevel"/>
    <w:tmpl w:val="88D4C8CA"/>
    <w:lvl w:ilvl="0" w:tplc="62CCC8A8">
      <w:start w:val="1"/>
      <w:numFmt w:val="bullet"/>
      <w:lvlText w:val="●"/>
      <w:lvlJc w:val="left"/>
      <w:pPr>
        <w:ind w:left="720" w:hanging="360"/>
      </w:pPr>
    </w:lvl>
    <w:lvl w:ilvl="1" w:tplc="8EDE445E">
      <w:start w:val="1"/>
      <w:numFmt w:val="bullet"/>
      <w:lvlText w:val="○"/>
      <w:lvlJc w:val="left"/>
      <w:pPr>
        <w:ind w:left="1440" w:hanging="360"/>
      </w:pPr>
    </w:lvl>
    <w:lvl w:ilvl="2" w:tplc="1A9E5E9A">
      <w:start w:val="1"/>
      <w:numFmt w:val="bullet"/>
      <w:lvlText w:val="■"/>
      <w:lvlJc w:val="left"/>
      <w:pPr>
        <w:ind w:left="2160" w:hanging="360"/>
      </w:pPr>
    </w:lvl>
    <w:lvl w:ilvl="3" w:tplc="9A2643DC">
      <w:start w:val="1"/>
      <w:numFmt w:val="bullet"/>
      <w:lvlText w:val="●"/>
      <w:lvlJc w:val="left"/>
      <w:pPr>
        <w:ind w:left="2880" w:hanging="360"/>
      </w:pPr>
    </w:lvl>
    <w:lvl w:ilvl="4" w:tplc="CF186190">
      <w:start w:val="1"/>
      <w:numFmt w:val="bullet"/>
      <w:lvlText w:val="○"/>
      <w:lvlJc w:val="left"/>
      <w:pPr>
        <w:ind w:left="3600" w:hanging="360"/>
      </w:pPr>
    </w:lvl>
    <w:lvl w:ilvl="5" w:tplc="615C642C">
      <w:start w:val="1"/>
      <w:numFmt w:val="bullet"/>
      <w:lvlText w:val="■"/>
      <w:lvlJc w:val="left"/>
      <w:pPr>
        <w:ind w:left="4320" w:hanging="360"/>
      </w:pPr>
    </w:lvl>
    <w:lvl w:ilvl="6" w:tplc="6BDEBBB2">
      <w:start w:val="1"/>
      <w:numFmt w:val="bullet"/>
      <w:lvlText w:val="●"/>
      <w:lvlJc w:val="left"/>
      <w:pPr>
        <w:ind w:left="5040" w:hanging="360"/>
      </w:pPr>
    </w:lvl>
    <w:lvl w:ilvl="7" w:tplc="43AA4030">
      <w:start w:val="1"/>
      <w:numFmt w:val="bullet"/>
      <w:lvlText w:val="●"/>
      <w:lvlJc w:val="left"/>
      <w:pPr>
        <w:ind w:left="5760" w:hanging="360"/>
      </w:pPr>
    </w:lvl>
    <w:lvl w:ilvl="8" w:tplc="00B8EF88">
      <w:start w:val="1"/>
      <w:numFmt w:val="bullet"/>
      <w:lvlText w:val="●"/>
      <w:lvlJc w:val="left"/>
      <w:pPr>
        <w:ind w:left="6480" w:hanging="360"/>
      </w:pPr>
    </w:lvl>
  </w:abstractNum>
  <w:abstractNum w:abstractNumId="2" w15:restartNumberingAfterBreak="0">
    <w:nsid w:val="43734584"/>
    <w:multiLevelType w:val="hybridMultilevel"/>
    <w:tmpl w:val="506A858A"/>
    <w:lvl w:ilvl="0" w:tplc="A428FABE">
      <w:start w:val="1"/>
      <w:numFmt w:val="bullet"/>
      <w:lvlText w:val=""/>
      <w:lvlJc w:val="left"/>
      <w:pPr>
        <w:ind w:left="1080" w:hanging="360"/>
      </w:pPr>
      <w:rPr>
        <w:rFonts w:ascii="Symbol" w:hAnsi="Symbol"/>
      </w:rPr>
    </w:lvl>
    <w:lvl w:ilvl="1" w:tplc="01F09830">
      <w:start w:val="1"/>
      <w:numFmt w:val="bullet"/>
      <w:lvlText w:val=""/>
      <w:lvlJc w:val="left"/>
      <w:pPr>
        <w:ind w:left="1080" w:hanging="360"/>
      </w:pPr>
      <w:rPr>
        <w:rFonts w:ascii="Symbol" w:hAnsi="Symbol"/>
      </w:rPr>
    </w:lvl>
    <w:lvl w:ilvl="2" w:tplc="D66209FE">
      <w:start w:val="1"/>
      <w:numFmt w:val="bullet"/>
      <w:lvlText w:val=""/>
      <w:lvlJc w:val="left"/>
      <w:pPr>
        <w:ind w:left="1080" w:hanging="360"/>
      </w:pPr>
      <w:rPr>
        <w:rFonts w:ascii="Symbol" w:hAnsi="Symbol"/>
      </w:rPr>
    </w:lvl>
    <w:lvl w:ilvl="3" w:tplc="D7A8F63E">
      <w:start w:val="1"/>
      <w:numFmt w:val="bullet"/>
      <w:lvlText w:val=""/>
      <w:lvlJc w:val="left"/>
      <w:pPr>
        <w:ind w:left="1080" w:hanging="360"/>
      </w:pPr>
      <w:rPr>
        <w:rFonts w:ascii="Symbol" w:hAnsi="Symbol"/>
      </w:rPr>
    </w:lvl>
    <w:lvl w:ilvl="4" w:tplc="41CA431C">
      <w:start w:val="1"/>
      <w:numFmt w:val="bullet"/>
      <w:lvlText w:val=""/>
      <w:lvlJc w:val="left"/>
      <w:pPr>
        <w:ind w:left="1080" w:hanging="360"/>
      </w:pPr>
      <w:rPr>
        <w:rFonts w:ascii="Symbol" w:hAnsi="Symbol"/>
      </w:rPr>
    </w:lvl>
    <w:lvl w:ilvl="5" w:tplc="1354E8AA">
      <w:start w:val="1"/>
      <w:numFmt w:val="bullet"/>
      <w:lvlText w:val=""/>
      <w:lvlJc w:val="left"/>
      <w:pPr>
        <w:ind w:left="1080" w:hanging="360"/>
      </w:pPr>
      <w:rPr>
        <w:rFonts w:ascii="Symbol" w:hAnsi="Symbol"/>
      </w:rPr>
    </w:lvl>
    <w:lvl w:ilvl="6" w:tplc="493E542C">
      <w:start w:val="1"/>
      <w:numFmt w:val="bullet"/>
      <w:lvlText w:val=""/>
      <w:lvlJc w:val="left"/>
      <w:pPr>
        <w:ind w:left="1080" w:hanging="360"/>
      </w:pPr>
      <w:rPr>
        <w:rFonts w:ascii="Symbol" w:hAnsi="Symbol"/>
      </w:rPr>
    </w:lvl>
    <w:lvl w:ilvl="7" w:tplc="7A906C9C">
      <w:start w:val="1"/>
      <w:numFmt w:val="bullet"/>
      <w:lvlText w:val=""/>
      <w:lvlJc w:val="left"/>
      <w:pPr>
        <w:ind w:left="1080" w:hanging="360"/>
      </w:pPr>
      <w:rPr>
        <w:rFonts w:ascii="Symbol" w:hAnsi="Symbol"/>
      </w:rPr>
    </w:lvl>
    <w:lvl w:ilvl="8" w:tplc="FD1E1650">
      <w:start w:val="1"/>
      <w:numFmt w:val="bullet"/>
      <w:lvlText w:val=""/>
      <w:lvlJc w:val="left"/>
      <w:pPr>
        <w:ind w:left="1080" w:hanging="360"/>
      </w:pPr>
      <w:rPr>
        <w:rFonts w:ascii="Symbol" w:hAnsi="Symbol"/>
      </w:rPr>
    </w:lvl>
  </w:abstractNum>
  <w:abstractNum w:abstractNumId="3" w15:restartNumberingAfterBreak="0">
    <w:nsid w:val="6F2000FE"/>
    <w:multiLevelType w:val="hybridMultilevel"/>
    <w:tmpl w:val="6D1AF6A2"/>
    <w:lvl w:ilvl="0" w:tplc="43B844E2">
      <w:start w:val="1"/>
      <w:numFmt w:val="decimal"/>
      <w:lvlText w:val="%1."/>
      <w:lvlJc w:val="left"/>
      <w:pPr>
        <w:ind w:left="720" w:hanging="360"/>
      </w:pPr>
    </w:lvl>
    <w:lvl w:ilvl="1" w:tplc="F322135C">
      <w:numFmt w:val="decimal"/>
      <w:lvlText w:val=""/>
      <w:lvlJc w:val="left"/>
    </w:lvl>
    <w:lvl w:ilvl="2" w:tplc="1194CAB6">
      <w:numFmt w:val="decimal"/>
      <w:lvlText w:val=""/>
      <w:lvlJc w:val="left"/>
    </w:lvl>
    <w:lvl w:ilvl="3" w:tplc="32B6E4F4">
      <w:numFmt w:val="decimal"/>
      <w:lvlText w:val=""/>
      <w:lvlJc w:val="left"/>
    </w:lvl>
    <w:lvl w:ilvl="4" w:tplc="EC3AFC56">
      <w:numFmt w:val="decimal"/>
      <w:lvlText w:val=""/>
      <w:lvlJc w:val="left"/>
    </w:lvl>
    <w:lvl w:ilvl="5" w:tplc="29C4A84E">
      <w:numFmt w:val="decimal"/>
      <w:lvlText w:val=""/>
      <w:lvlJc w:val="left"/>
    </w:lvl>
    <w:lvl w:ilvl="6" w:tplc="4B16F084">
      <w:numFmt w:val="decimal"/>
      <w:lvlText w:val=""/>
      <w:lvlJc w:val="left"/>
    </w:lvl>
    <w:lvl w:ilvl="7" w:tplc="950C7082">
      <w:numFmt w:val="decimal"/>
      <w:lvlText w:val=""/>
      <w:lvlJc w:val="left"/>
    </w:lvl>
    <w:lvl w:ilvl="8" w:tplc="BE122900">
      <w:numFmt w:val="decimal"/>
      <w:lvlText w:val=""/>
      <w:lvlJc w:val="left"/>
    </w:lvl>
  </w:abstractNum>
  <w:abstractNum w:abstractNumId="4" w15:restartNumberingAfterBreak="0">
    <w:nsid w:val="78505B7B"/>
    <w:multiLevelType w:val="hybridMultilevel"/>
    <w:tmpl w:val="8A847534"/>
    <w:lvl w:ilvl="0" w:tplc="BF92D878">
      <w:start w:val="1"/>
      <w:numFmt w:val="bullet"/>
      <w:lvlText w:val="•"/>
      <w:lvlJc w:val="left"/>
      <w:pPr>
        <w:ind w:left="720" w:hanging="360"/>
      </w:pPr>
    </w:lvl>
    <w:lvl w:ilvl="1" w:tplc="F23EEC24">
      <w:numFmt w:val="decimal"/>
      <w:lvlText w:val=""/>
      <w:lvlJc w:val="left"/>
    </w:lvl>
    <w:lvl w:ilvl="2" w:tplc="D27691E4">
      <w:numFmt w:val="decimal"/>
      <w:lvlText w:val=""/>
      <w:lvlJc w:val="left"/>
    </w:lvl>
    <w:lvl w:ilvl="3" w:tplc="423A24F6">
      <w:numFmt w:val="decimal"/>
      <w:lvlText w:val=""/>
      <w:lvlJc w:val="left"/>
    </w:lvl>
    <w:lvl w:ilvl="4" w:tplc="6C86EE30">
      <w:numFmt w:val="decimal"/>
      <w:lvlText w:val=""/>
      <w:lvlJc w:val="left"/>
    </w:lvl>
    <w:lvl w:ilvl="5" w:tplc="5770EDEA">
      <w:numFmt w:val="decimal"/>
      <w:lvlText w:val=""/>
      <w:lvlJc w:val="left"/>
    </w:lvl>
    <w:lvl w:ilvl="6" w:tplc="B7A49B12">
      <w:numFmt w:val="decimal"/>
      <w:lvlText w:val=""/>
      <w:lvlJc w:val="left"/>
    </w:lvl>
    <w:lvl w:ilvl="7" w:tplc="970889E0">
      <w:numFmt w:val="decimal"/>
      <w:lvlText w:val=""/>
      <w:lvlJc w:val="left"/>
    </w:lvl>
    <w:lvl w:ilvl="8" w:tplc="C708FE60">
      <w:numFmt w:val="decimal"/>
      <w:lvlText w:val=""/>
      <w:lvlJc w:val="left"/>
    </w:lvl>
  </w:abstractNum>
  <w:num w:numId="1" w16cid:durableId="1210796651">
    <w:abstractNumId w:val="1"/>
    <w:lvlOverride w:ilvl="0">
      <w:startOverride w:val="1"/>
    </w:lvlOverride>
  </w:num>
  <w:num w:numId="2" w16cid:durableId="646979158">
    <w:abstractNumId w:val="4"/>
    <w:lvlOverride w:ilvl="0">
      <w:startOverride w:val="1"/>
    </w:lvlOverride>
  </w:num>
  <w:num w:numId="3" w16cid:durableId="61223833">
    <w:abstractNumId w:val="0"/>
  </w:num>
  <w:num w:numId="4" w16cid:durableId="9830444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Attia">
    <w15:presenceInfo w15:providerId="AD" w15:userId="S::m.attia@qbs.jo::e64a3372-f59c-401c-a60e-5a9d73969c35"/>
  </w15:person>
  <w15:person w15:author="Ahmad Abu Qauod">
    <w15:presenceInfo w15:providerId="AD" w15:userId="S::Ahmad@nabadatcx.com::02f66eb0-b84d-4a97-8d96-3d026536ef6a"/>
  </w15:person>
  <w15:person w15:author="Farah AlKhatab">
    <w15:presenceInfo w15:providerId="AD" w15:userId="S::f.alkhatab@qbs.jo::06baee5c-94b5-4541-a765-1ca10028d6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DBB"/>
    <w:rsid w:val="000121C4"/>
    <w:rsid w:val="00036BF4"/>
    <w:rsid w:val="00037647"/>
    <w:rsid w:val="000A1F3C"/>
    <w:rsid w:val="00105A08"/>
    <w:rsid w:val="00132DBB"/>
    <w:rsid w:val="00190D07"/>
    <w:rsid w:val="001F2B23"/>
    <w:rsid w:val="00295C8E"/>
    <w:rsid w:val="002D1F82"/>
    <w:rsid w:val="002D59DE"/>
    <w:rsid w:val="00302F34"/>
    <w:rsid w:val="00331C0D"/>
    <w:rsid w:val="00373686"/>
    <w:rsid w:val="00401926"/>
    <w:rsid w:val="00447617"/>
    <w:rsid w:val="004E0931"/>
    <w:rsid w:val="004E146A"/>
    <w:rsid w:val="00550659"/>
    <w:rsid w:val="0056605E"/>
    <w:rsid w:val="00567CC7"/>
    <w:rsid w:val="005F3529"/>
    <w:rsid w:val="005F4130"/>
    <w:rsid w:val="00616693"/>
    <w:rsid w:val="00670294"/>
    <w:rsid w:val="00716178"/>
    <w:rsid w:val="00722A78"/>
    <w:rsid w:val="0079257A"/>
    <w:rsid w:val="007C6D71"/>
    <w:rsid w:val="007D6787"/>
    <w:rsid w:val="007D7BBB"/>
    <w:rsid w:val="008850DE"/>
    <w:rsid w:val="008D3AA5"/>
    <w:rsid w:val="00907BEA"/>
    <w:rsid w:val="00942FAD"/>
    <w:rsid w:val="009A0BA8"/>
    <w:rsid w:val="009B7410"/>
    <w:rsid w:val="00A038F3"/>
    <w:rsid w:val="00AA4C38"/>
    <w:rsid w:val="00AD468B"/>
    <w:rsid w:val="00AE027D"/>
    <w:rsid w:val="00AF1E68"/>
    <w:rsid w:val="00B329E1"/>
    <w:rsid w:val="00B734D7"/>
    <w:rsid w:val="00B768B6"/>
    <w:rsid w:val="00BC6493"/>
    <w:rsid w:val="00CB386F"/>
    <w:rsid w:val="00CF2107"/>
    <w:rsid w:val="00D04A6B"/>
    <w:rsid w:val="00D0579B"/>
    <w:rsid w:val="00D51FE7"/>
    <w:rsid w:val="00DF11F4"/>
    <w:rsid w:val="00E26DD7"/>
    <w:rsid w:val="00E8327B"/>
    <w:rsid w:val="00ED1EE7"/>
    <w:rsid w:val="00ED3AA6"/>
    <w:rsid w:val="00F76D16"/>
    <w:rsid w:val="00FA0C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B579"/>
  <w15:docId w15:val="{3679BC8C-7723-49C3-8FAE-C163DC83D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left w:val="single" w:sz="18" w:space="8" w:color="17B8C8"/>
      </w:pBdr>
      <w:spacing w:before="480" w:after="160"/>
      <w:ind w:left="180"/>
      <w:outlineLvl w:val="0"/>
    </w:pPr>
    <w:rPr>
      <w:b/>
      <w:bCs/>
      <w:color w:val="0F1F3D"/>
      <w:sz w:val="36"/>
      <w:szCs w:val="36"/>
    </w:rPr>
  </w:style>
  <w:style w:type="paragraph" w:styleId="Heading2">
    <w:name w:val="heading 2"/>
    <w:uiPriority w:val="9"/>
    <w:unhideWhenUsed/>
    <w:qFormat/>
    <w:pPr>
      <w:spacing w:before="300" w:after="100"/>
      <w:outlineLvl w:val="1"/>
    </w:pPr>
    <w:rPr>
      <w:b/>
      <w:bCs/>
      <w:color w:val="0E8A97"/>
      <w:sz w:val="28"/>
      <w:szCs w:val="28"/>
    </w:rPr>
  </w:style>
  <w:style w:type="paragraph" w:styleId="Heading3">
    <w:name w:val="heading 3"/>
    <w:uiPriority w:val="9"/>
    <w:unhideWhenUsed/>
    <w:qFormat/>
    <w:pPr>
      <w:spacing w:before="200" w:after="80"/>
      <w:outlineLvl w:val="2"/>
    </w:pPr>
    <w:rPr>
      <w:b/>
      <w:bCs/>
      <w:color w:val="0F1F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B7410"/>
    <w:rPr>
      <w:sz w:val="16"/>
      <w:szCs w:val="16"/>
    </w:rPr>
  </w:style>
  <w:style w:type="paragraph" w:styleId="CommentText">
    <w:name w:val="annotation text"/>
    <w:basedOn w:val="Normal"/>
    <w:link w:val="CommentTextChar"/>
    <w:uiPriority w:val="99"/>
    <w:unhideWhenUsed/>
    <w:rsid w:val="009B7410"/>
    <w:rPr>
      <w:sz w:val="20"/>
      <w:szCs w:val="20"/>
    </w:rPr>
  </w:style>
  <w:style w:type="character" w:customStyle="1" w:styleId="CommentTextChar">
    <w:name w:val="Comment Text Char"/>
    <w:basedOn w:val="DefaultParagraphFont"/>
    <w:link w:val="CommentText"/>
    <w:uiPriority w:val="99"/>
    <w:rsid w:val="009B7410"/>
    <w:rPr>
      <w:sz w:val="20"/>
      <w:szCs w:val="20"/>
    </w:rPr>
  </w:style>
  <w:style w:type="paragraph" w:styleId="CommentSubject">
    <w:name w:val="annotation subject"/>
    <w:basedOn w:val="CommentText"/>
    <w:next w:val="CommentText"/>
    <w:link w:val="CommentSubjectChar"/>
    <w:uiPriority w:val="99"/>
    <w:semiHidden/>
    <w:unhideWhenUsed/>
    <w:rsid w:val="009B7410"/>
    <w:rPr>
      <w:b/>
      <w:bCs/>
    </w:rPr>
  </w:style>
  <w:style w:type="character" w:customStyle="1" w:styleId="CommentSubjectChar">
    <w:name w:val="Comment Subject Char"/>
    <w:basedOn w:val="CommentTextChar"/>
    <w:link w:val="CommentSubject"/>
    <w:uiPriority w:val="99"/>
    <w:semiHidden/>
    <w:rsid w:val="009B7410"/>
    <w:rPr>
      <w:b/>
      <w:bCs/>
      <w:sz w:val="20"/>
      <w:szCs w:val="20"/>
    </w:rPr>
  </w:style>
  <w:style w:type="paragraph" w:styleId="Revision">
    <w:name w:val="Revision"/>
    <w:hidden/>
    <w:uiPriority w:val="99"/>
    <w:semiHidden/>
    <w:rsid w:val="004E1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people" Target="people.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9567CACD0F8F46A3D9D3F6D4BBD5B5" ma:contentTypeVersion="10" ma:contentTypeDescription="Create a new document." ma:contentTypeScope="" ma:versionID="7b5fcf4287e79cfd577230e04d23957b">
  <xsd:schema xmlns:xsd="http://www.w3.org/2001/XMLSchema" xmlns:xs="http://www.w3.org/2001/XMLSchema" xmlns:p="http://schemas.microsoft.com/office/2006/metadata/properties" xmlns:ns3="609b433e-4c29-47e6-a877-79416cadbbb1" targetNamespace="http://schemas.microsoft.com/office/2006/metadata/properties" ma:root="true" ma:fieldsID="a973bfb11ca9d9541ec9acebf5606133" ns3:_="">
    <xsd:import namespace="609b433e-4c29-47e6-a877-79416cadbb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b433e-4c29-47e6-a877-79416cadbb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09b433e-4c29-47e6-a877-79416cadbbb1" xsi:nil="true"/>
  </documentManagement>
</p:properties>
</file>

<file path=customXml/itemProps1.xml><?xml version="1.0" encoding="utf-8"?>
<ds:datastoreItem xmlns:ds="http://schemas.openxmlformats.org/officeDocument/2006/customXml" ds:itemID="{36D2C031-A855-4120-B8BF-846FCCDB21B1}">
  <ds:schemaRefs>
    <ds:schemaRef ds:uri="http://schemas.openxmlformats.org/officeDocument/2006/bibliography"/>
  </ds:schemaRefs>
</ds:datastoreItem>
</file>

<file path=customXml/itemProps2.xml><?xml version="1.0" encoding="utf-8"?>
<ds:datastoreItem xmlns:ds="http://schemas.openxmlformats.org/officeDocument/2006/customXml" ds:itemID="{B79B06B8-DA95-48CF-B7C4-D6C0EE64C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b433e-4c29-47e6-a877-79416cadb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990070-0EDE-477A-9864-F923711AF3EE}">
  <ds:schemaRefs>
    <ds:schemaRef ds:uri="http://schemas.microsoft.com/sharepoint/v3/contenttype/forms"/>
  </ds:schemaRefs>
</ds:datastoreItem>
</file>

<file path=customXml/itemProps4.xml><?xml version="1.0" encoding="utf-8"?>
<ds:datastoreItem xmlns:ds="http://schemas.openxmlformats.org/officeDocument/2006/customXml" ds:itemID="{88C8F3FB-6231-44B9-B0A6-71C6BBD298A1}">
  <ds:schemaRefs>
    <ds:schemaRef ds:uri="http://schemas.microsoft.com/office/2006/metadata/properties"/>
    <ds:schemaRef ds:uri="http://schemas.microsoft.com/office/infopath/2007/PartnerControls"/>
    <ds:schemaRef ds:uri="609b433e-4c29-47e6-a877-79416cadbbb1"/>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Pages>
  <Words>7454</Words>
  <Characters>42494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Mohamed Attia</cp:lastModifiedBy>
  <cp:revision>6</cp:revision>
  <dcterms:created xsi:type="dcterms:W3CDTF">2026-06-20T22:48:00Z</dcterms:created>
  <dcterms:modified xsi:type="dcterms:W3CDTF">2026-06-25T07:03:00Z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0x010100BF9567CACD0F8F46A3D9D3F6D4BBD5B5</vt:lpwstr>
  </property>
</Properties>
</file>