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028A3" w14:textId="4DC6A114" w:rsidR="00625B79" w:rsidDel="00081BF0" w:rsidRDefault="00625B79">
      <w:pPr>
        <w:rPr>
          <w:del w:id="0" w:author="Farah AlKhatab" w:date="2026-05-21T16:54:00Z" w16du:dateUtc="2026-05-21T13:54:00Z"/>
        </w:rPr>
      </w:pPr>
    </w:p>
    <w:p w14:paraId="459028C0" w14:textId="77777777" w:rsidR="00625B79" w:rsidRDefault="00000000">
      <w:pPr>
        <w:pStyle w:val="Heading1"/>
        <w:pBdr>
          <w:bottom w:val="single" w:sz="6" w:space="1" w:color="1EC99A"/>
        </w:pBdr>
      </w:pPr>
      <w:proofErr w:type="gramStart"/>
      <w:r>
        <w:rPr>
          <w:color w:val="1EC99A"/>
        </w:rPr>
        <w:t xml:space="preserve">1  </w:t>
      </w:r>
      <w:r>
        <w:t>Platform</w:t>
      </w:r>
      <w:proofErr w:type="gramEnd"/>
      <w:r>
        <w:t xml:space="preserve"> Definition</w:t>
      </w:r>
    </w:p>
    <w:p w14:paraId="459028C1" w14:textId="77777777" w:rsidR="00625B79" w:rsidRDefault="00000000">
      <w:pPr>
        <w:pStyle w:val="Heading2"/>
      </w:pPr>
      <w:proofErr w:type="gramStart"/>
      <w:r>
        <w:t>1.1  What</w:t>
      </w:r>
      <w:proofErr w:type="gramEnd"/>
      <w:r>
        <w:t xml:space="preserve"> </w:t>
      </w:r>
      <w:proofErr w:type="spellStart"/>
      <w:r>
        <w:t>Nabadat</w:t>
      </w:r>
      <w:proofErr w:type="spellEnd"/>
      <w:r>
        <w:t xml:space="preserve"> Is</w:t>
      </w:r>
    </w:p>
    <w:p w14:paraId="459028C2" w14:textId="77777777" w:rsidR="00625B79" w:rsidRDefault="00000000">
      <w:pPr>
        <w:spacing w:before="60" w:after="130"/>
        <w:jc w:val="both"/>
      </w:pPr>
      <w:proofErr w:type="spellStart"/>
      <w:r>
        <w:rPr>
          <w:color w:val="1E2235"/>
        </w:rPr>
        <w:t>Nabadat</w:t>
      </w:r>
      <w:proofErr w:type="spellEnd"/>
      <w:r>
        <w:rPr>
          <w:color w:val="1E2235"/>
        </w:rPr>
        <w:t xml:space="preserve"> is a multi-tenant, multi-language Software-as-a-Service (SaaS) platform for Voice of Customer (VOC) and Customer Experience (CX) management, designed to serve </w:t>
      </w:r>
      <w:proofErr w:type="spellStart"/>
      <w:r>
        <w:rPr>
          <w:color w:val="1E2235"/>
        </w:rPr>
        <w:t>organisations</w:t>
      </w:r>
      <w:proofErr w:type="spellEnd"/>
      <w:r>
        <w:rPr>
          <w:color w:val="1E2235"/>
        </w:rPr>
        <w:t xml:space="preserve"> globally across banking, telecommunications, government, automotive, entertainment, and services sectors. It enables </w:t>
      </w:r>
      <w:proofErr w:type="spellStart"/>
      <w:r>
        <w:rPr>
          <w:color w:val="1E2235"/>
        </w:rPr>
        <w:t>organisations</w:t>
      </w:r>
      <w:proofErr w:type="spellEnd"/>
      <w:r>
        <w:rPr>
          <w:color w:val="1E2235"/>
        </w:rPr>
        <w:t xml:space="preserve"> to collect customer feedback through multiple channels — including WhatsApp, SMS, email, native in-app and web embed, kiosk, and additional channels — process that feedback using AI-powered natural language understanding, measure customer experience through a library of standard CX metrics and KPIs configurable per industry and use case, and act on insights through configurable closed-loop workflows and AI-assisted recommendations. The platform is delivered as a cloud-hosted SaaS product with physical data residency enforced within the customer's declared jurisdiction, in compliance with applicable data protection regulations in each country of operation.</w:t>
      </w:r>
    </w:p>
    <w:p w14:paraId="459028C3" w14:textId="77777777" w:rsidR="00625B79" w:rsidRDefault="00625B79">
      <w:pPr>
        <w:spacing w:after="80"/>
      </w:pPr>
    </w:p>
    <w:p w14:paraId="459028C4" w14:textId="77777777" w:rsidR="00625B79" w:rsidRDefault="00000000">
      <w:pPr>
        <w:pStyle w:val="Heading2"/>
      </w:pPr>
      <w:proofErr w:type="gramStart"/>
      <w:r>
        <w:t>1.2  The</w:t>
      </w:r>
      <w:proofErr w:type="gramEnd"/>
      <w:r>
        <w:t xml:space="preserve"> Problem It Solves</w:t>
      </w:r>
    </w:p>
    <w:p w14:paraId="459028C5" w14:textId="77777777" w:rsidR="00625B79" w:rsidRDefault="00000000">
      <w:pPr>
        <w:spacing w:before="60" w:after="130"/>
        <w:jc w:val="both"/>
      </w:pPr>
      <w:proofErr w:type="spellStart"/>
      <w:r>
        <w:rPr>
          <w:color w:val="1E2235"/>
        </w:rPr>
        <w:t>Organisations</w:t>
      </w:r>
      <w:proofErr w:type="spellEnd"/>
      <w:r>
        <w:rPr>
          <w:color w:val="1E2235"/>
        </w:rPr>
        <w:t xml:space="preserve"> worldwide struggle to find a VOC platform that combines enterprise-grade CX capabilities with genuine multi-language depth, flexible multi-channel collection, and locally compliant data residency. Most established platforms were designed for English-first Western markets, leaving </w:t>
      </w:r>
      <w:proofErr w:type="spellStart"/>
      <w:r>
        <w:rPr>
          <w:color w:val="1E2235"/>
        </w:rPr>
        <w:t>organisations</w:t>
      </w:r>
      <w:proofErr w:type="spellEnd"/>
      <w:r>
        <w:rPr>
          <w:color w:val="1E2235"/>
        </w:rPr>
        <w:t xml:space="preserve"> in Africa, the Middle East, and beyond underserved — particularly those requiring robust support for right-to-left languages, regional dialects, local compliance frameworks, and channels dominant in their markets such as WhatsApp. </w:t>
      </w:r>
      <w:proofErr w:type="spellStart"/>
      <w:r>
        <w:rPr>
          <w:color w:val="1E2235"/>
        </w:rPr>
        <w:t>Nabadat</w:t>
      </w:r>
      <w:proofErr w:type="spellEnd"/>
      <w:r>
        <w:rPr>
          <w:color w:val="1E2235"/>
        </w:rPr>
        <w:t xml:space="preserve"> addresses this gap by delivering a platform that is channel-agnostic, language-flexible, and residency-compliant by design — with deep Arabic-language capability as a core technical differentiator — making it viable for any </w:t>
      </w:r>
      <w:proofErr w:type="spellStart"/>
      <w:r>
        <w:rPr>
          <w:color w:val="1E2235"/>
        </w:rPr>
        <w:t>organisation</w:t>
      </w:r>
      <w:proofErr w:type="spellEnd"/>
      <w:r>
        <w:rPr>
          <w:color w:val="1E2235"/>
        </w:rPr>
        <w:t xml:space="preserve"> that needs professional VOC management without compromise.</w:t>
      </w:r>
    </w:p>
    <w:p w14:paraId="459028C6" w14:textId="77777777" w:rsidR="00625B79" w:rsidRDefault="00625B79">
      <w:pPr>
        <w:spacing w:after="80"/>
      </w:pPr>
    </w:p>
    <w:p w14:paraId="459028C7" w14:textId="77777777" w:rsidR="00625B79" w:rsidRDefault="00000000">
      <w:pPr>
        <w:pStyle w:val="Heading2"/>
      </w:pPr>
      <w:proofErr w:type="gramStart"/>
      <w:r>
        <w:t>1.3  How</w:t>
      </w:r>
      <w:proofErr w:type="gramEnd"/>
      <w:r>
        <w:t xml:space="preserve"> It Is Delivered</w:t>
      </w:r>
    </w:p>
    <w:p w14:paraId="459028C8" w14:textId="77777777" w:rsidR="00625B79" w:rsidRDefault="00000000">
      <w:pPr>
        <w:spacing w:before="60" w:after="130"/>
        <w:jc w:val="both"/>
      </w:pPr>
      <w:proofErr w:type="spellStart"/>
      <w:r>
        <w:rPr>
          <w:color w:val="1E2235"/>
        </w:rPr>
        <w:t>Nabadat</w:t>
      </w:r>
      <w:proofErr w:type="spellEnd"/>
      <w:r>
        <w:rPr>
          <w:color w:val="1E2235"/>
        </w:rPr>
        <w:t xml:space="preserve"> is delivered as a multi-tenant SaaS platform. Each client </w:t>
      </w:r>
      <w:proofErr w:type="spellStart"/>
      <w:r>
        <w:rPr>
          <w:color w:val="1E2235"/>
        </w:rPr>
        <w:t>organisation</w:t>
      </w:r>
      <w:proofErr w:type="spellEnd"/>
      <w:r>
        <w:rPr>
          <w:color w:val="1E2235"/>
        </w:rPr>
        <w:t xml:space="preserve"> (tenant) operates within a fully isolated environment — separate database, independent configuration, and dedicated data residency enforcement. Tenants are </w:t>
      </w:r>
      <w:proofErr w:type="gramStart"/>
      <w:r>
        <w:rPr>
          <w:color w:val="1E2235"/>
        </w:rPr>
        <w:t>onboarded</w:t>
      </w:r>
      <w:proofErr w:type="gramEnd"/>
      <w:r>
        <w:rPr>
          <w:color w:val="1E2235"/>
        </w:rPr>
        <w:t xml:space="preserve"> and fully configured without code changes. The platform is accessible via a web browser for administrators, managers, and analysts, and via WhatsApp, SMS, email, native in-app, kiosk, and web-embedded survey channels for end customers providing feedback.</w:t>
      </w:r>
    </w:p>
    <w:p w14:paraId="459028C9" w14:textId="77777777" w:rsidR="00625B79" w:rsidRDefault="00625B79">
      <w:pPr>
        <w:spacing w:after="160"/>
      </w:pPr>
    </w:p>
    <w:p w14:paraId="459028CA" w14:textId="77777777" w:rsidR="00625B79" w:rsidRDefault="00000000">
      <w:r>
        <w:br w:type="page"/>
      </w:r>
    </w:p>
    <w:p w14:paraId="459028D5" w14:textId="77777777" w:rsidR="00625B79" w:rsidRDefault="00625B79">
      <w:pPr>
        <w:spacing w:after="120"/>
      </w:pPr>
    </w:p>
    <w:p w14:paraId="459028E3" w14:textId="77777777" w:rsidR="00625B79" w:rsidRDefault="00000000">
      <w:pPr>
        <w:pStyle w:val="Heading1"/>
        <w:pBdr>
          <w:bottom w:val="single" w:sz="6" w:space="1" w:color="1EC99A"/>
        </w:pBdr>
      </w:pPr>
      <w:proofErr w:type="gramStart"/>
      <w:r w:rsidRPr="00ED3175">
        <w:rPr>
          <w:color w:val="1EC99A"/>
          <w:rPrChange w:id="1" w:author="Ahmad Abu Qauod" w:date="2026-05-21T10:24:00Z" w16du:dateUtc="2026-05-21T07:24:00Z">
            <w:rPr>
              <w:color w:val="1EC99A"/>
              <w:highlight w:val="yellow"/>
            </w:rPr>
          </w:rPrChange>
        </w:rPr>
        <w:t xml:space="preserve">3  </w:t>
      </w:r>
      <w:r w:rsidRPr="00ED3175">
        <w:rPr>
          <w:rPrChange w:id="2" w:author="Ahmad Abu Qauod" w:date="2026-05-21T10:24:00Z" w16du:dateUtc="2026-05-21T07:24:00Z">
            <w:rPr>
              <w:highlight w:val="yellow"/>
            </w:rPr>
          </w:rPrChange>
        </w:rPr>
        <w:t>Platform</w:t>
      </w:r>
      <w:proofErr w:type="gramEnd"/>
      <w:r w:rsidRPr="00ED3175">
        <w:rPr>
          <w:rPrChange w:id="3" w:author="Ahmad Abu Qauod" w:date="2026-05-21T10:24:00Z" w16du:dateUtc="2026-05-21T07:24:00Z">
            <w:rPr>
              <w:highlight w:val="yellow"/>
            </w:rPr>
          </w:rPrChange>
        </w:rPr>
        <w:t xml:space="preserve"> Boundaries</w:t>
      </w:r>
    </w:p>
    <w:p w14:paraId="459028E4" w14:textId="77777777" w:rsidR="00625B79" w:rsidRDefault="00000000">
      <w:pPr>
        <w:pStyle w:val="Heading2"/>
      </w:pPr>
      <w:proofErr w:type="gramStart"/>
      <w:r>
        <w:t>3.1  What</w:t>
      </w:r>
      <w:proofErr w:type="gramEnd"/>
      <w:r>
        <w:t xml:space="preserve"> </w:t>
      </w:r>
      <w:proofErr w:type="spellStart"/>
      <w:r>
        <w:t>Nabadat</w:t>
      </w:r>
      <w:proofErr w:type="spellEnd"/>
      <w:r>
        <w:t xml:space="preserve"> Does</w:t>
      </w:r>
    </w:p>
    <w:p w14:paraId="459028E5" w14:textId="77777777" w:rsidR="00625B79" w:rsidRDefault="00000000">
      <w:pPr>
        <w:spacing w:before="60" w:after="130"/>
        <w:jc w:val="both"/>
      </w:pPr>
      <w:proofErr w:type="spellStart"/>
      <w:r>
        <w:rPr>
          <w:color w:val="1E2235"/>
        </w:rPr>
        <w:t>Nabadat</w:t>
      </w:r>
      <w:proofErr w:type="spellEnd"/>
      <w:r>
        <w:rPr>
          <w:color w:val="1E2235"/>
        </w:rPr>
        <w:t xml:space="preserve"> provides the following core capabilities:</w:t>
      </w:r>
    </w:p>
    <w:p w14:paraId="459028E6" w14:textId="77777777" w:rsidR="00625B79" w:rsidRDefault="00625B79">
      <w:pPr>
        <w:spacing w:after="80"/>
      </w:pPr>
    </w:p>
    <w:p w14:paraId="459028E7" w14:textId="77777777" w:rsidR="00625B79" w:rsidRDefault="00000000">
      <w:pPr>
        <w:pStyle w:val="ListParagraph"/>
        <w:numPr>
          <w:ilvl w:val="0"/>
          <w:numId w:val="2"/>
        </w:numPr>
        <w:spacing w:before="60" w:after="100"/>
      </w:pPr>
      <w:r>
        <w:rPr>
          <w:b/>
          <w:bCs/>
          <w:color w:val="1E2235"/>
        </w:rPr>
        <w:t>Feedback collection.</w:t>
      </w:r>
      <w:r>
        <w:rPr>
          <w:color w:val="1E2235"/>
        </w:rPr>
        <w:t xml:space="preserve"> Designs and distributes surveys and feedback forms across all supported channels. Manages channel-specific rendering, response capture, and delivery confirmation. Supports triggered collection (post-transaction, post-interaction) and scheduled collection (periodic, campaign-based).</w:t>
      </w:r>
    </w:p>
    <w:p w14:paraId="459028E8" w14:textId="77777777" w:rsidR="00625B79" w:rsidRDefault="00000000">
      <w:pPr>
        <w:pStyle w:val="ListParagraph"/>
        <w:numPr>
          <w:ilvl w:val="0"/>
          <w:numId w:val="2"/>
        </w:numPr>
        <w:spacing w:before="60" w:after="100"/>
      </w:pPr>
      <w:r>
        <w:rPr>
          <w:b/>
          <w:bCs/>
          <w:color w:val="1E2235"/>
        </w:rPr>
        <w:t>Response processing.</w:t>
      </w:r>
      <w:r>
        <w:rPr>
          <w:color w:val="1E2235"/>
        </w:rPr>
        <w:t xml:space="preserve"> Ingests and processes responses in real time. </w:t>
      </w:r>
      <w:proofErr w:type="gramStart"/>
      <w:r>
        <w:rPr>
          <w:color w:val="1E2235"/>
        </w:rPr>
        <w:t>Applies</w:t>
      </w:r>
      <w:proofErr w:type="gramEnd"/>
      <w:r>
        <w:rPr>
          <w:color w:val="1E2235"/>
        </w:rPr>
        <w:t xml:space="preserve"> NLP-based sentiment analysis, topic detection, and language identification per response. Handles structured responses (rating scales, multiple choice) and unstructured responses (open text) within the same processing pipeline.</w:t>
      </w:r>
    </w:p>
    <w:p w14:paraId="459028E9" w14:textId="77777777" w:rsidR="00625B79" w:rsidRDefault="00000000">
      <w:pPr>
        <w:pStyle w:val="ListParagraph"/>
        <w:numPr>
          <w:ilvl w:val="0"/>
          <w:numId w:val="2"/>
        </w:numPr>
        <w:spacing w:before="60" w:after="100"/>
      </w:pPr>
      <w:r>
        <w:rPr>
          <w:b/>
          <w:bCs/>
          <w:color w:val="1E2235"/>
        </w:rPr>
        <w:t>CX measurement.</w:t>
      </w:r>
      <w:r>
        <w:rPr>
          <w:color w:val="1E2235"/>
        </w:rPr>
        <w:t xml:space="preserve"> Calculates standard CX metrics (NPS, CSAT, CES and others) and custom KPIs defined by </w:t>
      </w:r>
      <w:proofErr w:type="spellStart"/>
      <w:r>
        <w:rPr>
          <w:color w:val="1E2235"/>
        </w:rPr>
        <w:t>organisation</w:t>
      </w:r>
      <w:proofErr w:type="spellEnd"/>
      <w:r>
        <w:rPr>
          <w:color w:val="1E2235"/>
        </w:rPr>
        <w:t xml:space="preserve"> administrators. Aggregates scores at customer, touchpoint, branch, region, and </w:t>
      </w:r>
      <w:proofErr w:type="spellStart"/>
      <w:r>
        <w:rPr>
          <w:color w:val="1E2235"/>
        </w:rPr>
        <w:t>organisation</w:t>
      </w:r>
      <w:proofErr w:type="spellEnd"/>
      <w:r>
        <w:rPr>
          <w:color w:val="1E2235"/>
        </w:rPr>
        <w:t xml:space="preserve"> level. Tracks metric trends over time.</w:t>
      </w:r>
    </w:p>
    <w:p w14:paraId="459028EA" w14:textId="77777777" w:rsidR="00625B79" w:rsidRDefault="00000000">
      <w:pPr>
        <w:pStyle w:val="ListParagraph"/>
        <w:numPr>
          <w:ilvl w:val="0"/>
          <w:numId w:val="2"/>
        </w:numPr>
        <w:spacing w:before="60" w:after="100"/>
      </w:pPr>
      <w:r>
        <w:rPr>
          <w:b/>
          <w:bCs/>
          <w:color w:val="1E2235"/>
        </w:rPr>
        <w:t>Closed-loop case management.</w:t>
      </w:r>
      <w:r>
        <w:rPr>
          <w:color w:val="1E2235"/>
        </w:rPr>
        <w:t xml:space="preserve"> </w:t>
      </w:r>
      <w:proofErr w:type="gramStart"/>
      <w:r>
        <w:rPr>
          <w:color w:val="1E2235"/>
        </w:rPr>
        <w:t>Converts</w:t>
      </w:r>
      <w:proofErr w:type="gramEnd"/>
      <w:r>
        <w:rPr>
          <w:color w:val="1E2235"/>
        </w:rPr>
        <w:t xml:space="preserve"> low-score or flagged responses into cases. Routes cases to the appropriate team or individual based on configurable rules. Tracks case status, resolution time, and outcome. Notifies the original respondent upon resolution.</w:t>
      </w:r>
    </w:p>
    <w:p w14:paraId="459028EB" w14:textId="77777777" w:rsidR="00625B79" w:rsidRDefault="00000000">
      <w:pPr>
        <w:pStyle w:val="ListParagraph"/>
        <w:numPr>
          <w:ilvl w:val="0"/>
          <w:numId w:val="2"/>
        </w:numPr>
        <w:spacing w:before="60" w:after="100"/>
      </w:pPr>
      <w:r>
        <w:rPr>
          <w:b/>
          <w:bCs/>
          <w:color w:val="1E2235"/>
        </w:rPr>
        <w:t>Reporting and analytics.</w:t>
      </w:r>
      <w:r>
        <w:rPr>
          <w:color w:val="1E2235"/>
        </w:rPr>
        <w:t xml:space="preserve"> Provides role-based dashboards with real-time and historical data. Supports drill-down from </w:t>
      </w:r>
      <w:proofErr w:type="spellStart"/>
      <w:r>
        <w:rPr>
          <w:color w:val="1E2235"/>
        </w:rPr>
        <w:t>organisation</w:t>
      </w:r>
      <w:proofErr w:type="spellEnd"/>
      <w:r>
        <w:rPr>
          <w:color w:val="1E2235"/>
        </w:rPr>
        <w:t xml:space="preserve">-level metrics to individual responses. Generates scheduled and </w:t>
      </w:r>
      <w:proofErr w:type="gramStart"/>
      <w:r>
        <w:rPr>
          <w:color w:val="1E2235"/>
        </w:rPr>
        <w:t>on-demand</w:t>
      </w:r>
      <w:proofErr w:type="gramEnd"/>
      <w:r>
        <w:rPr>
          <w:color w:val="1E2235"/>
        </w:rPr>
        <w:t xml:space="preserve"> reports exportable in standard formats.</w:t>
      </w:r>
    </w:p>
    <w:p w14:paraId="459028EC" w14:textId="77777777" w:rsidR="00625B79" w:rsidRDefault="00000000">
      <w:pPr>
        <w:pStyle w:val="ListParagraph"/>
        <w:numPr>
          <w:ilvl w:val="0"/>
          <w:numId w:val="2"/>
        </w:numPr>
        <w:spacing w:before="60" w:after="100"/>
      </w:pPr>
      <w:r>
        <w:rPr>
          <w:b/>
          <w:bCs/>
          <w:color w:val="1E2235"/>
        </w:rPr>
        <w:t>AI-assisted intelligence.</w:t>
      </w:r>
      <w:r>
        <w:rPr>
          <w:color w:val="1E2235"/>
        </w:rPr>
        <w:t xml:space="preserve"> Surfaces anomaly detection, sentiment trends, topic clustering, and recommended actions. All AI outputs are advisory — they require human review and action to take effect.</w:t>
      </w:r>
    </w:p>
    <w:p w14:paraId="459028ED" w14:textId="77777777" w:rsidR="00625B79" w:rsidRDefault="00000000">
      <w:pPr>
        <w:pStyle w:val="ListParagraph"/>
        <w:numPr>
          <w:ilvl w:val="0"/>
          <w:numId w:val="2"/>
        </w:numPr>
        <w:spacing w:before="60" w:after="100"/>
      </w:pPr>
      <w:r>
        <w:rPr>
          <w:b/>
          <w:bCs/>
          <w:color w:val="1E2235"/>
        </w:rPr>
        <w:t>Multi-tenant administration.</w:t>
      </w:r>
      <w:r>
        <w:rPr>
          <w:color w:val="1E2235"/>
        </w:rPr>
        <w:t xml:space="preserve"> Manages tenant onboarding, configuration, branding, user roles, and permissions. Enforces tenant data isolation at the database layer. Supports platform-level administration for QBS operations separate from tenant-level administration.</w:t>
      </w:r>
    </w:p>
    <w:p w14:paraId="459028EE" w14:textId="77777777" w:rsidR="00625B79" w:rsidRDefault="00000000">
      <w:pPr>
        <w:pStyle w:val="ListParagraph"/>
        <w:numPr>
          <w:ilvl w:val="0"/>
          <w:numId w:val="2"/>
        </w:numPr>
        <w:spacing w:before="60" w:after="100"/>
      </w:pPr>
      <w:r>
        <w:rPr>
          <w:b/>
          <w:bCs/>
          <w:color w:val="1E2235"/>
        </w:rPr>
        <w:t>Integrations.</w:t>
      </w:r>
      <w:r>
        <w:rPr>
          <w:color w:val="1E2235"/>
        </w:rPr>
        <w:t xml:space="preserve"> Connects to external systems — CRM, helpdesk, BI tools, communication platforms — via API and pre-built connectors. Supports inbound and outbound data flows.</w:t>
      </w:r>
    </w:p>
    <w:p w14:paraId="459028EF" w14:textId="77777777" w:rsidR="00625B79" w:rsidRDefault="00625B79">
      <w:pPr>
        <w:spacing w:after="120"/>
      </w:pPr>
    </w:p>
    <w:p w14:paraId="45902955" w14:textId="67AC6F82" w:rsidR="00625B79" w:rsidRDefault="003C70E6">
      <w:pPr>
        <w:pStyle w:val="Heading1"/>
        <w:pBdr>
          <w:bottom w:val="single" w:sz="6" w:space="1" w:color="1EC99A"/>
        </w:pBdr>
      </w:pPr>
      <w:proofErr w:type="gramStart"/>
      <w:r>
        <w:rPr>
          <w:color w:val="1EC99A"/>
        </w:rPr>
        <w:t xml:space="preserve">4  </w:t>
      </w:r>
      <w:r>
        <w:t>Platform</w:t>
      </w:r>
      <w:proofErr w:type="gramEnd"/>
      <w:r>
        <w:t xml:space="preserve"> Tenets</w:t>
      </w:r>
    </w:p>
    <w:p w14:paraId="45902956" w14:textId="77777777" w:rsidR="00625B79" w:rsidRDefault="00000000">
      <w:pPr>
        <w:spacing w:before="60" w:after="130"/>
        <w:jc w:val="both"/>
      </w:pPr>
      <w:r>
        <w:rPr>
          <w:color w:val="1E2235"/>
        </w:rPr>
        <w:t>Platform tenets are non-negotiable principles. Every product, design, and technical decision must be consistent with all tenets listed below. A feature spec that contradicts a tenet requires explicit discussion and a decision to revise the tenet — not a silent exception.</w:t>
      </w:r>
    </w:p>
    <w:p w14:paraId="45902957" w14:textId="77777777" w:rsidR="00625B79" w:rsidRDefault="00625B79">
      <w:pPr>
        <w:spacing w:after="80"/>
      </w:pPr>
    </w:p>
    <w:p w14:paraId="45902958" w14:textId="77777777" w:rsidR="00625B79" w:rsidRDefault="00000000">
      <w:pPr>
        <w:pBdr>
          <w:left w:val="thick" w:sz="12" w:space="8" w:color="1EC99A"/>
        </w:pBdr>
        <w:spacing w:before="220" w:after="80"/>
        <w:ind w:left="180"/>
      </w:pPr>
      <w:r>
        <w:rPr>
          <w:b/>
          <w:bCs/>
          <w:color w:val="1EC99A"/>
        </w:rPr>
        <w:t>T-01</w:t>
      </w:r>
      <w:r>
        <w:rPr>
          <w:color w:val="7A8196"/>
        </w:rPr>
        <w:t xml:space="preserve"> — </w:t>
      </w:r>
      <w:r>
        <w:rPr>
          <w:b/>
          <w:bCs/>
          <w:color w:val="1E2235"/>
        </w:rPr>
        <w:t>Multi-language by design, not by translation</w:t>
      </w:r>
    </w:p>
    <w:p w14:paraId="45902959" w14:textId="77777777" w:rsidR="00625B79" w:rsidRDefault="00000000">
      <w:pPr>
        <w:spacing w:after="130"/>
        <w:ind w:left="200"/>
        <w:jc w:val="both"/>
      </w:pPr>
      <w:r>
        <w:rPr>
          <w:color w:val="1E2235"/>
        </w:rPr>
        <w:t>Language support is embedded in the core data model, processing pipeline, and UI rendering engine. Adding a new language is a configuration and model extension — not a development project. Arabic dialect handling (Gulf, Levantine, Egyptian, MSA) is a baseline technical requirement, not an optional feature.</w:t>
      </w:r>
    </w:p>
    <w:p w14:paraId="4590295C" w14:textId="77777777" w:rsidR="00625B79" w:rsidRDefault="00000000">
      <w:pPr>
        <w:pBdr>
          <w:left w:val="thick" w:sz="12" w:space="8" w:color="1EC99A"/>
        </w:pBdr>
        <w:spacing w:before="220" w:after="80"/>
        <w:ind w:left="180"/>
      </w:pPr>
      <w:r>
        <w:rPr>
          <w:b/>
          <w:bCs/>
          <w:color w:val="1EC99A"/>
        </w:rPr>
        <w:lastRenderedPageBreak/>
        <w:t>T-03</w:t>
      </w:r>
      <w:r>
        <w:rPr>
          <w:color w:val="7A8196"/>
        </w:rPr>
        <w:t xml:space="preserve"> — </w:t>
      </w:r>
      <w:r>
        <w:rPr>
          <w:b/>
          <w:bCs/>
          <w:color w:val="1E2235"/>
        </w:rPr>
        <w:t>Configuration over code</w:t>
      </w:r>
    </w:p>
    <w:p w14:paraId="4590295D" w14:textId="1960660F" w:rsidR="00625B79" w:rsidRDefault="00000000">
      <w:pPr>
        <w:spacing w:after="130"/>
        <w:ind w:left="200"/>
        <w:jc w:val="both"/>
      </w:pPr>
      <w:r>
        <w:rPr>
          <w:color w:val="1E2235"/>
        </w:rPr>
        <w:t xml:space="preserve">Every tenant </w:t>
      </w:r>
      <w:del w:id="4" w:author="Ahmad Abu Qauod" w:date="2026-05-21T10:25:00Z" w16du:dateUtc="2026-05-21T07:25:00Z">
        <w:r w:rsidDel="00ED3175">
          <w:rPr>
            <w:color w:val="1E2235"/>
          </w:rPr>
          <w:delText xml:space="preserve">customisation </w:delText>
        </w:r>
      </w:del>
      <w:ins w:id="5" w:author="Ahmad Abu Qauod" w:date="2026-05-21T10:25:00Z" w16du:dateUtc="2026-05-21T07:25:00Z">
        <w:r w:rsidR="00ED3175">
          <w:rPr>
            <w:color w:val="1E2235"/>
          </w:rPr>
          <w:t xml:space="preserve">customization </w:t>
        </w:r>
      </w:ins>
      <w:r>
        <w:rPr>
          <w:color w:val="1E2235"/>
        </w:rPr>
        <w:t xml:space="preserve">— branding, KPIs, workflows, notification rules, user roles, thresholds, survey logic — is achieved through runtime configuration. No code change or deployment is required to </w:t>
      </w:r>
      <w:proofErr w:type="gramStart"/>
      <w:r>
        <w:rPr>
          <w:color w:val="1E2235"/>
        </w:rPr>
        <w:t>onboard</w:t>
      </w:r>
      <w:proofErr w:type="gramEnd"/>
      <w:r>
        <w:rPr>
          <w:color w:val="1E2235"/>
        </w:rPr>
        <w:t xml:space="preserve"> a new tenant, activate a new industry </w:t>
      </w:r>
      <w:proofErr w:type="gramStart"/>
      <w:r>
        <w:rPr>
          <w:color w:val="1E2235"/>
        </w:rPr>
        <w:t>vertical</w:t>
      </w:r>
      <w:proofErr w:type="gramEnd"/>
      <w:r>
        <w:rPr>
          <w:color w:val="1E2235"/>
        </w:rPr>
        <w:t>, or adapt the platform to a new use case.</w:t>
      </w:r>
    </w:p>
    <w:p w14:paraId="4590295E" w14:textId="77777777" w:rsidR="00625B79" w:rsidRDefault="00000000">
      <w:pPr>
        <w:pBdr>
          <w:left w:val="thick" w:sz="12" w:space="8" w:color="1EC99A"/>
        </w:pBdr>
        <w:spacing w:before="220" w:after="80"/>
        <w:ind w:left="180"/>
      </w:pPr>
      <w:r>
        <w:rPr>
          <w:b/>
          <w:bCs/>
          <w:color w:val="1EC99A"/>
        </w:rPr>
        <w:t>T-04</w:t>
      </w:r>
      <w:r>
        <w:rPr>
          <w:color w:val="7A8196"/>
        </w:rPr>
        <w:t xml:space="preserve"> — </w:t>
      </w:r>
      <w:r>
        <w:rPr>
          <w:b/>
          <w:bCs/>
          <w:color w:val="1E2235"/>
        </w:rPr>
        <w:t>Data residency by architecture</w:t>
      </w:r>
    </w:p>
    <w:p w14:paraId="4590295F" w14:textId="77777777" w:rsidR="00625B79" w:rsidRDefault="00000000">
      <w:pPr>
        <w:spacing w:after="130"/>
        <w:ind w:left="200"/>
        <w:jc w:val="both"/>
      </w:pPr>
      <w:r>
        <w:rPr>
          <w:color w:val="1E2235"/>
        </w:rPr>
        <w:t>Tenant data is stored and processed within the jurisdiction declared at onboarding. Residency is enforced at the infrastructure layer — it is not a setting, a flag, or a routing rule in application code. A residency guarantee that depends on application-layer configuration is not a residency guarantee.</w:t>
      </w:r>
    </w:p>
    <w:p w14:paraId="45902960" w14:textId="77777777" w:rsidR="00625B79" w:rsidRDefault="00000000">
      <w:pPr>
        <w:pBdr>
          <w:left w:val="thick" w:sz="12" w:space="8" w:color="1EC99A"/>
        </w:pBdr>
        <w:spacing w:before="220" w:after="80"/>
        <w:ind w:left="180"/>
      </w:pPr>
      <w:r>
        <w:rPr>
          <w:b/>
          <w:bCs/>
          <w:color w:val="1EC99A"/>
        </w:rPr>
        <w:t>T-05</w:t>
      </w:r>
      <w:r>
        <w:rPr>
          <w:color w:val="7A8196"/>
        </w:rPr>
        <w:t xml:space="preserve"> — </w:t>
      </w:r>
      <w:r>
        <w:rPr>
          <w:b/>
          <w:bCs/>
          <w:color w:val="1E2235"/>
        </w:rPr>
        <w:t>Tenant isolation without exception</w:t>
      </w:r>
    </w:p>
    <w:p w14:paraId="45902961" w14:textId="77777777" w:rsidR="00625B79" w:rsidRDefault="00000000">
      <w:pPr>
        <w:spacing w:after="130"/>
        <w:ind w:left="200"/>
        <w:jc w:val="both"/>
      </w:pPr>
      <w:r>
        <w:rPr>
          <w:color w:val="1E2235"/>
        </w:rPr>
        <w:t>No tenant can access, read, influence, or degrade the data or experience of another tenant. Isolation is enforced at the database layer, the API layer, and the application layer simultaneously. Shared infrastructure components — queues, caches, search indexes — must never expose cross-tenant data under any condition including failure states.</w:t>
      </w:r>
    </w:p>
    <w:p w14:paraId="45902962" w14:textId="77777777" w:rsidR="00625B79" w:rsidRDefault="00000000">
      <w:pPr>
        <w:pBdr>
          <w:left w:val="thick" w:sz="12" w:space="8" w:color="1EC99A"/>
        </w:pBdr>
        <w:spacing w:before="220" w:after="80"/>
        <w:ind w:left="180"/>
      </w:pPr>
      <w:r>
        <w:rPr>
          <w:b/>
          <w:bCs/>
          <w:color w:val="1EC99A"/>
        </w:rPr>
        <w:t>T-06</w:t>
      </w:r>
      <w:r>
        <w:rPr>
          <w:color w:val="7A8196"/>
        </w:rPr>
        <w:t xml:space="preserve"> — </w:t>
      </w:r>
      <w:r>
        <w:rPr>
          <w:b/>
          <w:bCs/>
          <w:color w:val="1E2235"/>
        </w:rPr>
        <w:t>AI assists, humans decide</w:t>
      </w:r>
    </w:p>
    <w:p w14:paraId="45902963" w14:textId="77777777" w:rsidR="00625B79" w:rsidRDefault="00000000">
      <w:pPr>
        <w:spacing w:after="130"/>
        <w:ind w:left="200"/>
        <w:jc w:val="both"/>
      </w:pPr>
      <w:r>
        <w:rPr>
          <w:color w:val="1E2235"/>
        </w:rPr>
        <w:t>Every AI-generated output — sentiment score, anomaly alert, recommended action, auto-generated response — is advisory. No AI feature executes an action that affects a customer, a case, or a published result without explicit human approval. This principle applies permanently and cannot be overridden by tenant configuration.</w:t>
      </w:r>
    </w:p>
    <w:p w14:paraId="45902966" w14:textId="77777777" w:rsidR="00625B79" w:rsidRDefault="00000000">
      <w:pPr>
        <w:pBdr>
          <w:left w:val="thick" w:sz="12" w:space="8" w:color="1EC99A"/>
        </w:pBdr>
        <w:spacing w:before="220" w:after="80"/>
        <w:ind w:left="180"/>
      </w:pPr>
      <w:r>
        <w:rPr>
          <w:b/>
          <w:bCs/>
          <w:color w:val="1EC99A"/>
        </w:rPr>
        <w:t>T-08</w:t>
      </w:r>
      <w:r>
        <w:rPr>
          <w:color w:val="7A8196"/>
        </w:rPr>
        <w:t xml:space="preserve"> — </w:t>
      </w:r>
      <w:r>
        <w:rPr>
          <w:b/>
          <w:bCs/>
          <w:color w:val="1E2235"/>
        </w:rPr>
        <w:t>Forward-compatible foundation</w:t>
      </w:r>
    </w:p>
    <w:p w14:paraId="45902967" w14:textId="77777777" w:rsidR="00625B79" w:rsidRDefault="00000000">
      <w:pPr>
        <w:spacing w:after="130"/>
        <w:ind w:left="200"/>
        <w:jc w:val="both"/>
      </w:pPr>
      <w:r>
        <w:rPr>
          <w:color w:val="1E2235"/>
        </w:rPr>
        <w:t>All Phase 1 components are designed with Phase 2 and Phase 3 scale in mind. The data model, API contracts, and module boundaries must support future migration to a distributed architecture, addition of a message queue layer, and onboarding of significantly higher tenant and response volumes — without requiring a data migration or a breaking API change.</w:t>
      </w:r>
    </w:p>
    <w:p w14:paraId="4590296A" w14:textId="0F9BEC74" w:rsidR="00625B79" w:rsidRDefault="003C70E6">
      <w:pPr>
        <w:pStyle w:val="Heading1"/>
        <w:pBdr>
          <w:bottom w:val="single" w:sz="6" w:space="1" w:color="1EC99A"/>
        </w:pBdr>
      </w:pPr>
      <w:proofErr w:type="gramStart"/>
      <w:r>
        <w:rPr>
          <w:color w:val="1EC99A"/>
        </w:rPr>
        <w:t xml:space="preserve">5  </w:t>
      </w:r>
      <w:r>
        <w:t>Module</w:t>
      </w:r>
      <w:proofErr w:type="gramEnd"/>
      <w:r>
        <w:t xml:space="preserve"> Map</w:t>
      </w:r>
    </w:p>
    <w:p w14:paraId="4590296B" w14:textId="77777777" w:rsidR="00625B79" w:rsidRDefault="00000000">
      <w:pPr>
        <w:spacing w:before="60" w:after="130"/>
        <w:jc w:val="both"/>
      </w:pPr>
      <w:r>
        <w:rPr>
          <w:color w:val="1E2235"/>
        </w:rPr>
        <w:t>The table below provides a reference overview of all platform modules. This is an orientation map, not a requirements document. Full detail — competitive analysis, UX approach, AI injection points, and story scope — is documented in DOC-04 (Module Inventory) and the individual DOC-05 module briefs.</w:t>
      </w:r>
    </w:p>
    <w:tbl>
      <w:tblPr>
        <w:tblStyle w:val="ListTable5Dark"/>
        <w:tblpPr w:leftFromText="180" w:rightFromText="180" w:vertAnchor="text" w:horzAnchor="margin" w:tblpY="581"/>
        <w:tblW w:w="9715" w:type="dxa"/>
        <w:tblLayout w:type="fixed"/>
        <w:tblLook w:val="0000" w:firstRow="0" w:lastRow="0" w:firstColumn="0" w:lastColumn="0" w:noHBand="0" w:noVBand="0"/>
        <w:tblPrChange w:id="6" w:author="Farah AlKhatab" w:date="2026-05-21T17:11:00Z" w16du:dateUtc="2026-05-21T14:11:00Z">
          <w:tblPr>
            <w:tblStyle w:val="ListTable5Dark"/>
            <w:tblpPr w:leftFromText="180" w:rightFromText="180" w:vertAnchor="text" w:horzAnchor="margin" w:tblpY="581"/>
            <w:tblW w:w="9625" w:type="dxa"/>
            <w:tblLayout w:type="fixed"/>
            <w:tblLook w:val="0000" w:firstRow="0" w:lastRow="0" w:firstColumn="0" w:lastColumn="0" w:noHBand="0" w:noVBand="0"/>
          </w:tblPr>
        </w:tblPrChange>
      </w:tblPr>
      <w:tblGrid>
        <w:gridCol w:w="766"/>
        <w:gridCol w:w="1839"/>
        <w:gridCol w:w="6030"/>
        <w:gridCol w:w="1080"/>
        <w:tblGridChange w:id="7">
          <w:tblGrid>
            <w:gridCol w:w="766"/>
            <w:gridCol w:w="1839"/>
            <w:gridCol w:w="2430"/>
            <w:gridCol w:w="540"/>
            <w:gridCol w:w="3060"/>
            <w:gridCol w:w="1080"/>
          </w:tblGrid>
        </w:tblGridChange>
      </w:tblGrid>
      <w:tr w:rsidR="008222A3" w14:paraId="68464F1D" w14:textId="77777777" w:rsidTr="008222A3">
        <w:trPr>
          <w:cnfStyle w:val="000000100000" w:firstRow="0" w:lastRow="0" w:firstColumn="0" w:lastColumn="0" w:oddVBand="0" w:evenVBand="0" w:oddHBand="1" w:evenHBand="0" w:firstRowFirstColumn="0" w:firstRowLastColumn="0" w:lastRowFirstColumn="0" w:lastRowLastColumn="0"/>
          <w:trPrChange w:id="8" w:author="Farah AlKhatab" w:date="2026-05-21T17:11:00Z" w16du:dateUtc="2026-05-21T14:11:00Z">
            <w:trPr>
              <w:gridAfter w:val="0"/>
            </w:trPr>
          </w:trPrChange>
        </w:trPr>
        <w:tc>
          <w:tcPr>
            <w:cnfStyle w:val="000010000000" w:firstRow="0" w:lastRow="0" w:firstColumn="0" w:lastColumn="0" w:oddVBand="1" w:evenVBand="0" w:oddHBand="0" w:evenHBand="0" w:firstRowFirstColumn="0" w:firstRowLastColumn="0" w:lastRowFirstColumn="0" w:lastRowLastColumn="0"/>
            <w:tcW w:w="766" w:type="dxa"/>
            <w:tcPrChange w:id="9" w:author="Farah AlKhatab" w:date="2026-05-21T17:11:00Z" w16du:dateUtc="2026-05-21T14:11:00Z">
              <w:tcPr>
                <w:tcW w:w="766" w:type="dxa"/>
              </w:tcPr>
            </w:tcPrChange>
          </w:tcPr>
          <w:p w14:paraId="180BB6B5" w14:textId="77777777" w:rsidR="008222A3" w:rsidRDefault="008222A3" w:rsidP="00BB2860">
            <w:pPr>
              <w:cnfStyle w:val="000010100000" w:firstRow="0" w:lastRow="0" w:firstColumn="0" w:lastColumn="0" w:oddVBand="1" w:evenVBand="0" w:oddHBand="1" w:evenHBand="0" w:firstRowFirstColumn="0" w:firstRowLastColumn="0" w:lastRowFirstColumn="0" w:lastRowLastColumn="0"/>
            </w:pPr>
            <w:r>
              <w:rPr>
                <w:b/>
                <w:bCs/>
                <w:color w:val="FFFFFF"/>
                <w:sz w:val="20"/>
                <w:szCs w:val="20"/>
              </w:rPr>
              <w:t>ID</w:t>
            </w:r>
          </w:p>
        </w:tc>
        <w:tc>
          <w:tcPr>
            <w:cnfStyle w:val="000001000000" w:firstRow="0" w:lastRow="0" w:firstColumn="0" w:lastColumn="0" w:oddVBand="0" w:evenVBand="1" w:oddHBand="0" w:evenHBand="0" w:firstRowFirstColumn="0" w:firstRowLastColumn="0" w:lastRowFirstColumn="0" w:lastRowLastColumn="0"/>
            <w:tcW w:w="1839" w:type="dxa"/>
            <w:tcPrChange w:id="10" w:author="Farah AlKhatab" w:date="2026-05-21T17:11:00Z" w16du:dateUtc="2026-05-21T14:11:00Z">
              <w:tcPr>
                <w:tcW w:w="1839" w:type="dxa"/>
              </w:tcPr>
            </w:tcPrChange>
          </w:tcPr>
          <w:p w14:paraId="146D03F7" w14:textId="77777777" w:rsidR="008222A3" w:rsidRDefault="008222A3" w:rsidP="00BB2860">
            <w:pPr>
              <w:cnfStyle w:val="000001100000" w:firstRow="0" w:lastRow="0" w:firstColumn="0" w:lastColumn="0" w:oddVBand="0" w:evenVBand="1" w:oddHBand="1" w:evenHBand="0" w:firstRowFirstColumn="0" w:firstRowLastColumn="0" w:lastRowFirstColumn="0" w:lastRowLastColumn="0"/>
            </w:pPr>
            <w:r>
              <w:rPr>
                <w:b/>
                <w:bCs/>
                <w:color w:val="FFFFFF"/>
                <w:sz w:val="20"/>
                <w:szCs w:val="20"/>
              </w:rPr>
              <w:t>Module</w:t>
            </w:r>
          </w:p>
        </w:tc>
        <w:tc>
          <w:tcPr>
            <w:cnfStyle w:val="000010000000" w:firstRow="0" w:lastRow="0" w:firstColumn="0" w:lastColumn="0" w:oddVBand="1" w:evenVBand="0" w:oddHBand="0" w:evenHBand="0" w:firstRowFirstColumn="0" w:firstRowLastColumn="0" w:lastRowFirstColumn="0" w:lastRowLastColumn="0"/>
            <w:tcW w:w="6030" w:type="dxa"/>
            <w:tcPrChange w:id="11" w:author="Farah AlKhatab" w:date="2026-05-21T17:11:00Z" w16du:dateUtc="2026-05-21T14:11:00Z">
              <w:tcPr>
                <w:tcW w:w="2430" w:type="dxa"/>
              </w:tcPr>
            </w:tcPrChange>
          </w:tcPr>
          <w:p w14:paraId="353DD5C6" w14:textId="77777777" w:rsidR="008222A3" w:rsidRDefault="008222A3" w:rsidP="00BB2860">
            <w:pPr>
              <w:cnfStyle w:val="000010100000" w:firstRow="0" w:lastRow="0" w:firstColumn="0" w:lastColumn="0" w:oddVBand="1" w:evenVBand="0" w:oddHBand="1" w:evenHBand="0" w:firstRowFirstColumn="0" w:firstRowLastColumn="0" w:lastRowFirstColumn="0" w:lastRowLastColumn="0"/>
            </w:pPr>
            <w:r>
              <w:rPr>
                <w:b/>
                <w:bCs/>
                <w:color w:val="FFFFFF"/>
                <w:sz w:val="20"/>
                <w:szCs w:val="20"/>
              </w:rPr>
              <w:t>Description</w:t>
            </w:r>
          </w:p>
        </w:tc>
        <w:tc>
          <w:tcPr>
            <w:cnfStyle w:val="000001000000" w:firstRow="0" w:lastRow="0" w:firstColumn="0" w:lastColumn="0" w:oddVBand="0" w:evenVBand="1" w:oddHBand="0" w:evenHBand="0" w:firstRowFirstColumn="0" w:firstRowLastColumn="0" w:lastRowFirstColumn="0" w:lastRowLastColumn="0"/>
            <w:tcW w:w="1080" w:type="dxa"/>
            <w:tcPrChange w:id="12" w:author="Farah AlKhatab" w:date="2026-05-21T17:11:00Z" w16du:dateUtc="2026-05-21T14:11:00Z">
              <w:tcPr>
                <w:tcW w:w="540" w:type="dxa"/>
              </w:tcPr>
            </w:tcPrChange>
          </w:tcPr>
          <w:p w14:paraId="28EB5C72" w14:textId="10C8234A" w:rsidR="008222A3" w:rsidRDefault="008222A3" w:rsidP="00BB2860">
            <w:pPr>
              <w:cnfStyle w:val="000001100000" w:firstRow="0" w:lastRow="0" w:firstColumn="0" w:lastColumn="0" w:oddVBand="0" w:evenVBand="1" w:oddHBand="1" w:evenHBand="0" w:firstRowFirstColumn="0" w:firstRowLastColumn="0" w:lastRowFirstColumn="0" w:lastRowLastColumn="0"/>
            </w:pPr>
            <w:r>
              <w:rPr>
                <w:b/>
                <w:bCs/>
                <w:color w:val="FFFFFF"/>
                <w:sz w:val="20"/>
                <w:szCs w:val="20"/>
              </w:rPr>
              <w:t>Phase</w:t>
            </w:r>
          </w:p>
        </w:tc>
      </w:tr>
    </w:tbl>
    <w:p w14:paraId="4590296C" w14:textId="77777777" w:rsidR="00625B79" w:rsidRDefault="00625B79">
      <w:pPr>
        <w:spacing w:after="80"/>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Change w:id="13" w:author="Farah AlKhatab" w:date="2026-05-21T17:11:00Z" w16du:dateUtc="2026-05-21T14:11:00Z">
          <w:tblPr>
            <w:tblW w:w="9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769"/>
        <w:gridCol w:w="1786"/>
        <w:gridCol w:w="6080"/>
        <w:gridCol w:w="1080"/>
        <w:tblGridChange w:id="14">
          <w:tblGrid>
            <w:gridCol w:w="769"/>
            <w:gridCol w:w="1786"/>
            <w:gridCol w:w="2480"/>
            <w:gridCol w:w="471"/>
            <w:gridCol w:w="3129"/>
            <w:gridCol w:w="1080"/>
          </w:tblGrid>
        </w:tblGridChange>
      </w:tblGrid>
      <w:tr w:rsidR="008222A3" w14:paraId="2AD17AB9" w14:textId="77777777" w:rsidTr="008222A3">
        <w:trPr>
          <w:trPrChange w:id="15" w:author="Farah AlKhatab" w:date="2026-05-21T17:11:00Z" w16du:dateUtc="2026-05-21T14:11:00Z">
            <w:trPr>
              <w:gridAfter w:val="0"/>
            </w:trPr>
          </w:trPrChange>
        </w:trPr>
        <w:tc>
          <w:tcPr>
            <w:tcW w:w="769" w:type="dxa"/>
            <w:shd w:val="clear" w:color="auto" w:fill="FFFFFF"/>
            <w:tcMar>
              <w:top w:w="90" w:type="dxa"/>
              <w:left w:w="150" w:type="dxa"/>
              <w:bottom w:w="90" w:type="dxa"/>
              <w:right w:w="150" w:type="dxa"/>
            </w:tcMar>
            <w:tcPrChange w:id="16" w:author="Farah AlKhatab" w:date="2026-05-21T17:11:00Z" w16du:dateUtc="2026-05-21T14:11:00Z">
              <w:tcPr>
                <w:tcW w:w="769" w:type="dxa"/>
                <w:shd w:val="clear" w:color="auto" w:fill="FFFFFF"/>
                <w:tcMar>
                  <w:top w:w="90" w:type="dxa"/>
                  <w:left w:w="150" w:type="dxa"/>
                  <w:bottom w:w="90" w:type="dxa"/>
                  <w:right w:w="150" w:type="dxa"/>
                </w:tcMar>
              </w:tcPr>
            </w:tcPrChange>
          </w:tcPr>
          <w:p w14:paraId="45902972" w14:textId="77777777" w:rsidR="008222A3" w:rsidRDefault="008222A3">
            <w:r>
              <w:rPr>
                <w:color w:val="1E2235"/>
                <w:sz w:val="20"/>
                <w:szCs w:val="20"/>
              </w:rPr>
              <w:t>M-01</w:t>
            </w:r>
          </w:p>
        </w:tc>
        <w:tc>
          <w:tcPr>
            <w:tcW w:w="1786" w:type="dxa"/>
            <w:shd w:val="clear" w:color="auto" w:fill="FFFFFF"/>
            <w:tcMar>
              <w:top w:w="90" w:type="dxa"/>
              <w:left w:w="150" w:type="dxa"/>
              <w:bottom w:w="90" w:type="dxa"/>
              <w:right w:w="150" w:type="dxa"/>
            </w:tcMar>
            <w:tcPrChange w:id="17" w:author="Farah AlKhatab" w:date="2026-05-21T17:11:00Z" w16du:dateUtc="2026-05-21T14:11:00Z">
              <w:tcPr>
                <w:tcW w:w="1786" w:type="dxa"/>
                <w:shd w:val="clear" w:color="auto" w:fill="FFFFFF"/>
                <w:tcMar>
                  <w:top w:w="90" w:type="dxa"/>
                  <w:left w:w="150" w:type="dxa"/>
                  <w:bottom w:w="90" w:type="dxa"/>
                  <w:right w:w="150" w:type="dxa"/>
                </w:tcMar>
              </w:tcPr>
            </w:tcPrChange>
          </w:tcPr>
          <w:p w14:paraId="45902973" w14:textId="77777777" w:rsidR="008222A3" w:rsidRDefault="008222A3">
            <w:r>
              <w:rPr>
                <w:color w:val="1E2235"/>
                <w:sz w:val="20"/>
                <w:szCs w:val="20"/>
              </w:rPr>
              <w:t>Survey and form builder</w:t>
            </w:r>
          </w:p>
        </w:tc>
        <w:tc>
          <w:tcPr>
            <w:tcW w:w="6080" w:type="dxa"/>
            <w:shd w:val="clear" w:color="auto" w:fill="FFFFFF"/>
            <w:tcMar>
              <w:top w:w="90" w:type="dxa"/>
              <w:left w:w="150" w:type="dxa"/>
              <w:bottom w:w="90" w:type="dxa"/>
              <w:right w:w="150" w:type="dxa"/>
            </w:tcMar>
            <w:tcPrChange w:id="18" w:author="Farah AlKhatab" w:date="2026-05-21T17:11:00Z" w16du:dateUtc="2026-05-21T14:11:00Z">
              <w:tcPr>
                <w:tcW w:w="2480" w:type="dxa"/>
                <w:shd w:val="clear" w:color="auto" w:fill="FFFFFF"/>
                <w:tcMar>
                  <w:top w:w="90" w:type="dxa"/>
                  <w:left w:w="150" w:type="dxa"/>
                  <w:bottom w:w="90" w:type="dxa"/>
                  <w:right w:w="150" w:type="dxa"/>
                </w:tcMar>
              </w:tcPr>
            </w:tcPrChange>
          </w:tcPr>
          <w:p w14:paraId="45902974" w14:textId="77777777" w:rsidR="008222A3" w:rsidRDefault="008222A3">
            <w:r>
              <w:rPr>
                <w:color w:val="1E2235"/>
                <w:sz w:val="20"/>
                <w:szCs w:val="20"/>
              </w:rPr>
              <w:t>Design surveys, forms, and feedback templates with multi-language support, conditional logic, and channel-specific rendering.</w:t>
            </w:r>
          </w:p>
        </w:tc>
        <w:tc>
          <w:tcPr>
            <w:tcW w:w="1080" w:type="dxa"/>
            <w:shd w:val="clear" w:color="auto" w:fill="FFFFFF"/>
            <w:tcMar>
              <w:top w:w="90" w:type="dxa"/>
              <w:left w:w="150" w:type="dxa"/>
              <w:bottom w:w="90" w:type="dxa"/>
              <w:right w:w="150" w:type="dxa"/>
            </w:tcMar>
            <w:tcPrChange w:id="19" w:author="Farah AlKhatab" w:date="2026-05-21T17:11:00Z" w16du:dateUtc="2026-05-21T14:11:00Z">
              <w:tcPr>
                <w:tcW w:w="471" w:type="dxa"/>
                <w:shd w:val="clear" w:color="auto" w:fill="FFFFFF"/>
                <w:tcMar>
                  <w:top w:w="90" w:type="dxa"/>
                  <w:left w:w="150" w:type="dxa"/>
                  <w:bottom w:w="90" w:type="dxa"/>
                  <w:right w:w="150" w:type="dxa"/>
                </w:tcMar>
              </w:tcPr>
            </w:tcPrChange>
          </w:tcPr>
          <w:p w14:paraId="45902975" w14:textId="648C1080" w:rsidR="008222A3" w:rsidRDefault="008222A3">
            <w:r>
              <w:rPr>
                <w:color w:val="1E2235"/>
                <w:sz w:val="20"/>
                <w:szCs w:val="20"/>
              </w:rPr>
              <w:t>1</w:t>
            </w:r>
          </w:p>
        </w:tc>
      </w:tr>
      <w:tr w:rsidR="008222A3" w14:paraId="486E22F2" w14:textId="77777777" w:rsidTr="008222A3">
        <w:trPr>
          <w:trPrChange w:id="20" w:author="Farah AlKhatab" w:date="2026-05-21T17:11:00Z" w16du:dateUtc="2026-05-21T14:11:00Z">
            <w:trPr>
              <w:gridAfter w:val="0"/>
            </w:trPr>
          </w:trPrChange>
        </w:trPr>
        <w:tc>
          <w:tcPr>
            <w:tcW w:w="769" w:type="dxa"/>
            <w:shd w:val="clear" w:color="auto" w:fill="EEF1F7"/>
            <w:tcMar>
              <w:top w:w="90" w:type="dxa"/>
              <w:left w:w="150" w:type="dxa"/>
              <w:bottom w:w="90" w:type="dxa"/>
              <w:right w:w="150" w:type="dxa"/>
            </w:tcMar>
            <w:tcPrChange w:id="21" w:author="Farah AlKhatab" w:date="2026-05-21T17:11:00Z" w16du:dateUtc="2026-05-21T14:11:00Z">
              <w:tcPr>
                <w:tcW w:w="769" w:type="dxa"/>
                <w:shd w:val="clear" w:color="auto" w:fill="EEF1F7"/>
                <w:tcMar>
                  <w:top w:w="90" w:type="dxa"/>
                  <w:left w:w="150" w:type="dxa"/>
                  <w:bottom w:w="90" w:type="dxa"/>
                  <w:right w:w="150" w:type="dxa"/>
                </w:tcMar>
              </w:tcPr>
            </w:tcPrChange>
          </w:tcPr>
          <w:p w14:paraId="45902977" w14:textId="77777777" w:rsidR="008222A3" w:rsidRDefault="008222A3">
            <w:r>
              <w:rPr>
                <w:color w:val="1E2235"/>
                <w:sz w:val="20"/>
                <w:szCs w:val="20"/>
              </w:rPr>
              <w:t>M-02</w:t>
            </w:r>
          </w:p>
        </w:tc>
        <w:tc>
          <w:tcPr>
            <w:tcW w:w="1786" w:type="dxa"/>
            <w:shd w:val="clear" w:color="auto" w:fill="EEF1F7"/>
            <w:tcMar>
              <w:top w:w="90" w:type="dxa"/>
              <w:left w:w="150" w:type="dxa"/>
              <w:bottom w:w="90" w:type="dxa"/>
              <w:right w:w="150" w:type="dxa"/>
            </w:tcMar>
            <w:tcPrChange w:id="22" w:author="Farah AlKhatab" w:date="2026-05-21T17:11:00Z" w16du:dateUtc="2026-05-21T14:11:00Z">
              <w:tcPr>
                <w:tcW w:w="1786" w:type="dxa"/>
                <w:shd w:val="clear" w:color="auto" w:fill="EEF1F7"/>
                <w:tcMar>
                  <w:top w:w="90" w:type="dxa"/>
                  <w:left w:w="150" w:type="dxa"/>
                  <w:bottom w:w="90" w:type="dxa"/>
                  <w:right w:w="150" w:type="dxa"/>
                </w:tcMar>
              </w:tcPr>
            </w:tcPrChange>
          </w:tcPr>
          <w:p w14:paraId="45902978" w14:textId="77777777" w:rsidR="008222A3" w:rsidRDefault="008222A3">
            <w:r>
              <w:rPr>
                <w:color w:val="1E2235"/>
                <w:sz w:val="20"/>
                <w:szCs w:val="20"/>
              </w:rPr>
              <w:t>Channel management and distribution</w:t>
            </w:r>
          </w:p>
        </w:tc>
        <w:tc>
          <w:tcPr>
            <w:tcW w:w="6080" w:type="dxa"/>
            <w:shd w:val="clear" w:color="auto" w:fill="EEF1F7"/>
            <w:tcMar>
              <w:top w:w="90" w:type="dxa"/>
              <w:left w:w="150" w:type="dxa"/>
              <w:bottom w:w="90" w:type="dxa"/>
              <w:right w:w="150" w:type="dxa"/>
            </w:tcMar>
            <w:tcPrChange w:id="23" w:author="Farah AlKhatab" w:date="2026-05-21T17:11:00Z" w16du:dateUtc="2026-05-21T14:11:00Z">
              <w:tcPr>
                <w:tcW w:w="2480" w:type="dxa"/>
                <w:shd w:val="clear" w:color="auto" w:fill="EEF1F7"/>
                <w:tcMar>
                  <w:top w:w="90" w:type="dxa"/>
                  <w:left w:w="150" w:type="dxa"/>
                  <w:bottom w:w="90" w:type="dxa"/>
                  <w:right w:w="150" w:type="dxa"/>
                </w:tcMar>
              </w:tcPr>
            </w:tcPrChange>
          </w:tcPr>
          <w:p w14:paraId="45902979" w14:textId="77777777" w:rsidR="008222A3" w:rsidRDefault="008222A3">
            <w:r>
              <w:rPr>
                <w:color w:val="1E2235"/>
                <w:sz w:val="20"/>
                <w:szCs w:val="20"/>
              </w:rPr>
              <w:t>Configure and manage feedback distribution across WhatsApp, SMS, email, in-app, web embed, and kiosk channels.</w:t>
            </w:r>
          </w:p>
        </w:tc>
        <w:tc>
          <w:tcPr>
            <w:tcW w:w="1080" w:type="dxa"/>
            <w:shd w:val="clear" w:color="auto" w:fill="EEF1F7"/>
            <w:tcMar>
              <w:top w:w="90" w:type="dxa"/>
              <w:left w:w="150" w:type="dxa"/>
              <w:bottom w:w="90" w:type="dxa"/>
              <w:right w:w="150" w:type="dxa"/>
            </w:tcMar>
            <w:tcPrChange w:id="24" w:author="Farah AlKhatab" w:date="2026-05-21T17:11:00Z" w16du:dateUtc="2026-05-21T14:11:00Z">
              <w:tcPr>
                <w:tcW w:w="471" w:type="dxa"/>
                <w:shd w:val="clear" w:color="auto" w:fill="EEF1F7"/>
                <w:tcMar>
                  <w:top w:w="90" w:type="dxa"/>
                  <w:left w:w="150" w:type="dxa"/>
                  <w:bottom w:w="90" w:type="dxa"/>
                  <w:right w:w="150" w:type="dxa"/>
                </w:tcMar>
              </w:tcPr>
            </w:tcPrChange>
          </w:tcPr>
          <w:p w14:paraId="4590297A" w14:textId="45F1E77A" w:rsidR="008222A3" w:rsidRDefault="008222A3">
            <w:r>
              <w:rPr>
                <w:color w:val="1E2235"/>
                <w:sz w:val="20"/>
                <w:szCs w:val="20"/>
              </w:rPr>
              <w:t>1</w:t>
            </w:r>
          </w:p>
        </w:tc>
      </w:tr>
      <w:tr w:rsidR="008222A3" w14:paraId="54EFD59C" w14:textId="77777777" w:rsidTr="008222A3">
        <w:trPr>
          <w:trPrChange w:id="25" w:author="Farah AlKhatab" w:date="2026-05-21T17:11:00Z" w16du:dateUtc="2026-05-21T14:11:00Z">
            <w:trPr>
              <w:gridAfter w:val="0"/>
            </w:trPr>
          </w:trPrChange>
        </w:trPr>
        <w:tc>
          <w:tcPr>
            <w:tcW w:w="769" w:type="dxa"/>
            <w:shd w:val="clear" w:color="auto" w:fill="FFFFFF"/>
            <w:tcMar>
              <w:top w:w="90" w:type="dxa"/>
              <w:left w:w="150" w:type="dxa"/>
              <w:bottom w:w="90" w:type="dxa"/>
              <w:right w:w="150" w:type="dxa"/>
            </w:tcMar>
            <w:tcPrChange w:id="26" w:author="Farah AlKhatab" w:date="2026-05-21T17:11:00Z" w16du:dateUtc="2026-05-21T14:11:00Z">
              <w:tcPr>
                <w:tcW w:w="769" w:type="dxa"/>
                <w:shd w:val="clear" w:color="auto" w:fill="FFFFFF"/>
                <w:tcMar>
                  <w:top w:w="90" w:type="dxa"/>
                  <w:left w:w="150" w:type="dxa"/>
                  <w:bottom w:w="90" w:type="dxa"/>
                  <w:right w:w="150" w:type="dxa"/>
                </w:tcMar>
              </w:tcPr>
            </w:tcPrChange>
          </w:tcPr>
          <w:p w14:paraId="4590297C" w14:textId="77777777" w:rsidR="008222A3" w:rsidRDefault="008222A3">
            <w:r>
              <w:rPr>
                <w:color w:val="1E2235"/>
                <w:sz w:val="20"/>
                <w:szCs w:val="20"/>
              </w:rPr>
              <w:t>M-03</w:t>
            </w:r>
          </w:p>
        </w:tc>
        <w:tc>
          <w:tcPr>
            <w:tcW w:w="1786" w:type="dxa"/>
            <w:shd w:val="clear" w:color="auto" w:fill="FFFFFF"/>
            <w:tcMar>
              <w:top w:w="90" w:type="dxa"/>
              <w:left w:w="150" w:type="dxa"/>
              <w:bottom w:w="90" w:type="dxa"/>
              <w:right w:w="150" w:type="dxa"/>
            </w:tcMar>
            <w:tcPrChange w:id="27" w:author="Farah AlKhatab" w:date="2026-05-21T17:11:00Z" w16du:dateUtc="2026-05-21T14:11:00Z">
              <w:tcPr>
                <w:tcW w:w="1786" w:type="dxa"/>
                <w:shd w:val="clear" w:color="auto" w:fill="FFFFFF"/>
                <w:tcMar>
                  <w:top w:w="90" w:type="dxa"/>
                  <w:left w:w="150" w:type="dxa"/>
                  <w:bottom w:w="90" w:type="dxa"/>
                  <w:right w:w="150" w:type="dxa"/>
                </w:tcMar>
              </w:tcPr>
            </w:tcPrChange>
          </w:tcPr>
          <w:p w14:paraId="4590297D" w14:textId="77777777" w:rsidR="008222A3" w:rsidRDefault="008222A3">
            <w:r>
              <w:rPr>
                <w:color w:val="1E2235"/>
                <w:sz w:val="20"/>
                <w:szCs w:val="20"/>
              </w:rPr>
              <w:t>Audience and contact management</w:t>
            </w:r>
          </w:p>
        </w:tc>
        <w:tc>
          <w:tcPr>
            <w:tcW w:w="6080" w:type="dxa"/>
            <w:shd w:val="clear" w:color="auto" w:fill="FFFFFF"/>
            <w:tcMar>
              <w:top w:w="90" w:type="dxa"/>
              <w:left w:w="150" w:type="dxa"/>
              <w:bottom w:w="90" w:type="dxa"/>
              <w:right w:w="150" w:type="dxa"/>
            </w:tcMar>
            <w:tcPrChange w:id="28" w:author="Farah AlKhatab" w:date="2026-05-21T17:11:00Z" w16du:dateUtc="2026-05-21T14:11:00Z">
              <w:tcPr>
                <w:tcW w:w="2480" w:type="dxa"/>
                <w:shd w:val="clear" w:color="auto" w:fill="FFFFFF"/>
                <w:tcMar>
                  <w:top w:w="90" w:type="dxa"/>
                  <w:left w:w="150" w:type="dxa"/>
                  <w:bottom w:w="90" w:type="dxa"/>
                  <w:right w:w="150" w:type="dxa"/>
                </w:tcMar>
              </w:tcPr>
            </w:tcPrChange>
          </w:tcPr>
          <w:p w14:paraId="4590297E" w14:textId="77777777" w:rsidR="008222A3" w:rsidRDefault="008222A3">
            <w:r>
              <w:rPr>
                <w:color w:val="1E2235"/>
                <w:sz w:val="20"/>
                <w:szCs w:val="20"/>
              </w:rPr>
              <w:t>Manage respondent lists, customer profiles, segmentation, and distribution targeting.</w:t>
            </w:r>
          </w:p>
        </w:tc>
        <w:tc>
          <w:tcPr>
            <w:tcW w:w="1080" w:type="dxa"/>
            <w:shd w:val="clear" w:color="auto" w:fill="FFFFFF"/>
            <w:tcMar>
              <w:top w:w="90" w:type="dxa"/>
              <w:left w:w="150" w:type="dxa"/>
              <w:bottom w:w="90" w:type="dxa"/>
              <w:right w:w="150" w:type="dxa"/>
            </w:tcMar>
            <w:tcPrChange w:id="29" w:author="Farah AlKhatab" w:date="2026-05-21T17:11:00Z" w16du:dateUtc="2026-05-21T14:11:00Z">
              <w:tcPr>
                <w:tcW w:w="471" w:type="dxa"/>
                <w:shd w:val="clear" w:color="auto" w:fill="FFFFFF"/>
                <w:tcMar>
                  <w:top w:w="90" w:type="dxa"/>
                  <w:left w:w="150" w:type="dxa"/>
                  <w:bottom w:w="90" w:type="dxa"/>
                  <w:right w:w="150" w:type="dxa"/>
                </w:tcMar>
              </w:tcPr>
            </w:tcPrChange>
          </w:tcPr>
          <w:p w14:paraId="4590297F" w14:textId="7F199CA9" w:rsidR="008222A3" w:rsidRDefault="008222A3">
            <w:r>
              <w:rPr>
                <w:color w:val="1E2235"/>
                <w:sz w:val="20"/>
                <w:szCs w:val="20"/>
              </w:rPr>
              <w:t>1</w:t>
            </w:r>
          </w:p>
        </w:tc>
      </w:tr>
      <w:tr w:rsidR="008222A3" w14:paraId="02219187" w14:textId="77777777" w:rsidTr="008222A3">
        <w:trPr>
          <w:trPrChange w:id="30" w:author="Farah AlKhatab" w:date="2026-05-21T17:11:00Z" w16du:dateUtc="2026-05-21T14:11:00Z">
            <w:trPr>
              <w:gridAfter w:val="0"/>
            </w:trPr>
          </w:trPrChange>
        </w:trPr>
        <w:tc>
          <w:tcPr>
            <w:tcW w:w="769" w:type="dxa"/>
            <w:shd w:val="clear" w:color="auto" w:fill="EEF1F7"/>
            <w:tcMar>
              <w:top w:w="90" w:type="dxa"/>
              <w:left w:w="150" w:type="dxa"/>
              <w:bottom w:w="90" w:type="dxa"/>
              <w:right w:w="150" w:type="dxa"/>
            </w:tcMar>
            <w:tcPrChange w:id="31" w:author="Farah AlKhatab" w:date="2026-05-21T17:11:00Z" w16du:dateUtc="2026-05-21T14:11:00Z">
              <w:tcPr>
                <w:tcW w:w="769" w:type="dxa"/>
                <w:shd w:val="clear" w:color="auto" w:fill="EEF1F7"/>
                <w:tcMar>
                  <w:top w:w="90" w:type="dxa"/>
                  <w:left w:w="150" w:type="dxa"/>
                  <w:bottom w:w="90" w:type="dxa"/>
                  <w:right w:w="150" w:type="dxa"/>
                </w:tcMar>
              </w:tcPr>
            </w:tcPrChange>
          </w:tcPr>
          <w:p w14:paraId="45902981" w14:textId="77777777" w:rsidR="008222A3" w:rsidRDefault="008222A3">
            <w:r>
              <w:rPr>
                <w:color w:val="1E2235"/>
                <w:sz w:val="20"/>
                <w:szCs w:val="20"/>
              </w:rPr>
              <w:t>M-04</w:t>
            </w:r>
          </w:p>
        </w:tc>
        <w:tc>
          <w:tcPr>
            <w:tcW w:w="1786" w:type="dxa"/>
            <w:shd w:val="clear" w:color="auto" w:fill="EEF1F7"/>
            <w:tcMar>
              <w:top w:w="90" w:type="dxa"/>
              <w:left w:w="150" w:type="dxa"/>
              <w:bottom w:w="90" w:type="dxa"/>
              <w:right w:w="150" w:type="dxa"/>
            </w:tcMar>
            <w:tcPrChange w:id="32" w:author="Farah AlKhatab" w:date="2026-05-21T17:11:00Z" w16du:dateUtc="2026-05-21T14:11:00Z">
              <w:tcPr>
                <w:tcW w:w="1786" w:type="dxa"/>
                <w:shd w:val="clear" w:color="auto" w:fill="EEF1F7"/>
                <w:tcMar>
                  <w:top w:w="90" w:type="dxa"/>
                  <w:left w:w="150" w:type="dxa"/>
                  <w:bottom w:w="90" w:type="dxa"/>
                  <w:right w:w="150" w:type="dxa"/>
                </w:tcMar>
              </w:tcPr>
            </w:tcPrChange>
          </w:tcPr>
          <w:p w14:paraId="45902982" w14:textId="77777777" w:rsidR="008222A3" w:rsidRDefault="008222A3">
            <w:r>
              <w:rPr>
                <w:color w:val="1E2235"/>
                <w:sz w:val="20"/>
                <w:szCs w:val="20"/>
              </w:rPr>
              <w:t>Response collection engine</w:t>
            </w:r>
          </w:p>
        </w:tc>
        <w:tc>
          <w:tcPr>
            <w:tcW w:w="6080" w:type="dxa"/>
            <w:shd w:val="clear" w:color="auto" w:fill="EEF1F7"/>
            <w:tcMar>
              <w:top w:w="90" w:type="dxa"/>
              <w:left w:w="150" w:type="dxa"/>
              <w:bottom w:w="90" w:type="dxa"/>
              <w:right w:w="150" w:type="dxa"/>
            </w:tcMar>
            <w:tcPrChange w:id="33" w:author="Farah AlKhatab" w:date="2026-05-21T17:11:00Z" w16du:dateUtc="2026-05-21T14:11:00Z">
              <w:tcPr>
                <w:tcW w:w="2480" w:type="dxa"/>
                <w:shd w:val="clear" w:color="auto" w:fill="EEF1F7"/>
                <w:tcMar>
                  <w:top w:w="90" w:type="dxa"/>
                  <w:left w:w="150" w:type="dxa"/>
                  <w:bottom w:w="90" w:type="dxa"/>
                  <w:right w:w="150" w:type="dxa"/>
                </w:tcMar>
              </w:tcPr>
            </w:tcPrChange>
          </w:tcPr>
          <w:p w14:paraId="45902983" w14:textId="77777777" w:rsidR="008222A3" w:rsidRDefault="008222A3">
            <w:r>
              <w:rPr>
                <w:color w:val="1E2235"/>
                <w:sz w:val="20"/>
                <w:szCs w:val="20"/>
              </w:rPr>
              <w:t>Ingest, validate, and store responses from all channels in real time with deduplication and completeness handling.</w:t>
            </w:r>
          </w:p>
        </w:tc>
        <w:tc>
          <w:tcPr>
            <w:tcW w:w="1080" w:type="dxa"/>
            <w:shd w:val="clear" w:color="auto" w:fill="EEF1F7"/>
            <w:tcMar>
              <w:top w:w="90" w:type="dxa"/>
              <w:left w:w="150" w:type="dxa"/>
              <w:bottom w:w="90" w:type="dxa"/>
              <w:right w:w="150" w:type="dxa"/>
            </w:tcMar>
            <w:tcPrChange w:id="34" w:author="Farah AlKhatab" w:date="2026-05-21T17:11:00Z" w16du:dateUtc="2026-05-21T14:11:00Z">
              <w:tcPr>
                <w:tcW w:w="471" w:type="dxa"/>
                <w:shd w:val="clear" w:color="auto" w:fill="EEF1F7"/>
                <w:tcMar>
                  <w:top w:w="90" w:type="dxa"/>
                  <w:left w:w="150" w:type="dxa"/>
                  <w:bottom w:w="90" w:type="dxa"/>
                  <w:right w:w="150" w:type="dxa"/>
                </w:tcMar>
              </w:tcPr>
            </w:tcPrChange>
          </w:tcPr>
          <w:p w14:paraId="45902984" w14:textId="2053E76D" w:rsidR="008222A3" w:rsidRDefault="008222A3">
            <w:r>
              <w:rPr>
                <w:color w:val="1E2235"/>
                <w:sz w:val="20"/>
                <w:szCs w:val="20"/>
              </w:rPr>
              <w:t>1</w:t>
            </w:r>
          </w:p>
        </w:tc>
      </w:tr>
      <w:tr w:rsidR="008222A3" w14:paraId="7AE4A53B" w14:textId="77777777" w:rsidTr="008222A3">
        <w:trPr>
          <w:trPrChange w:id="35" w:author="Farah AlKhatab" w:date="2026-05-21T17:11:00Z" w16du:dateUtc="2026-05-21T14:11:00Z">
            <w:trPr>
              <w:gridAfter w:val="0"/>
            </w:trPr>
          </w:trPrChange>
        </w:trPr>
        <w:tc>
          <w:tcPr>
            <w:tcW w:w="769" w:type="dxa"/>
            <w:shd w:val="clear" w:color="auto" w:fill="FFFFFF"/>
            <w:tcMar>
              <w:top w:w="90" w:type="dxa"/>
              <w:left w:w="150" w:type="dxa"/>
              <w:bottom w:w="90" w:type="dxa"/>
              <w:right w:w="150" w:type="dxa"/>
            </w:tcMar>
            <w:tcPrChange w:id="36" w:author="Farah AlKhatab" w:date="2026-05-21T17:11:00Z" w16du:dateUtc="2026-05-21T14:11:00Z">
              <w:tcPr>
                <w:tcW w:w="769" w:type="dxa"/>
                <w:shd w:val="clear" w:color="auto" w:fill="FFFFFF"/>
                <w:tcMar>
                  <w:top w:w="90" w:type="dxa"/>
                  <w:left w:w="150" w:type="dxa"/>
                  <w:bottom w:w="90" w:type="dxa"/>
                  <w:right w:w="150" w:type="dxa"/>
                </w:tcMar>
              </w:tcPr>
            </w:tcPrChange>
          </w:tcPr>
          <w:p w14:paraId="45902986" w14:textId="77777777" w:rsidR="008222A3" w:rsidRDefault="008222A3">
            <w:r>
              <w:rPr>
                <w:color w:val="1E2235"/>
                <w:sz w:val="20"/>
                <w:szCs w:val="20"/>
              </w:rPr>
              <w:t>M-05</w:t>
            </w:r>
          </w:p>
        </w:tc>
        <w:tc>
          <w:tcPr>
            <w:tcW w:w="1786" w:type="dxa"/>
            <w:shd w:val="clear" w:color="auto" w:fill="FFFFFF"/>
            <w:tcMar>
              <w:top w:w="90" w:type="dxa"/>
              <w:left w:w="150" w:type="dxa"/>
              <w:bottom w:w="90" w:type="dxa"/>
              <w:right w:w="150" w:type="dxa"/>
            </w:tcMar>
            <w:tcPrChange w:id="37" w:author="Farah AlKhatab" w:date="2026-05-21T17:11:00Z" w16du:dateUtc="2026-05-21T14:11:00Z">
              <w:tcPr>
                <w:tcW w:w="1786" w:type="dxa"/>
                <w:shd w:val="clear" w:color="auto" w:fill="FFFFFF"/>
                <w:tcMar>
                  <w:top w:w="90" w:type="dxa"/>
                  <w:left w:w="150" w:type="dxa"/>
                  <w:bottom w:w="90" w:type="dxa"/>
                  <w:right w:w="150" w:type="dxa"/>
                </w:tcMar>
              </w:tcPr>
            </w:tcPrChange>
          </w:tcPr>
          <w:p w14:paraId="45902987" w14:textId="77777777" w:rsidR="008222A3" w:rsidRDefault="008222A3">
            <w:r>
              <w:rPr>
                <w:color w:val="1E2235"/>
                <w:sz w:val="20"/>
                <w:szCs w:val="20"/>
              </w:rPr>
              <w:t>NLP and text analytics</w:t>
            </w:r>
          </w:p>
        </w:tc>
        <w:tc>
          <w:tcPr>
            <w:tcW w:w="6080" w:type="dxa"/>
            <w:shd w:val="clear" w:color="auto" w:fill="FFFFFF"/>
            <w:tcMar>
              <w:top w:w="90" w:type="dxa"/>
              <w:left w:w="150" w:type="dxa"/>
              <w:bottom w:w="90" w:type="dxa"/>
              <w:right w:w="150" w:type="dxa"/>
            </w:tcMar>
            <w:tcPrChange w:id="38" w:author="Farah AlKhatab" w:date="2026-05-21T17:11:00Z" w16du:dateUtc="2026-05-21T14:11:00Z">
              <w:tcPr>
                <w:tcW w:w="2480" w:type="dxa"/>
                <w:shd w:val="clear" w:color="auto" w:fill="FFFFFF"/>
                <w:tcMar>
                  <w:top w:w="90" w:type="dxa"/>
                  <w:left w:w="150" w:type="dxa"/>
                  <w:bottom w:w="90" w:type="dxa"/>
                  <w:right w:w="150" w:type="dxa"/>
                </w:tcMar>
              </w:tcPr>
            </w:tcPrChange>
          </w:tcPr>
          <w:p w14:paraId="45902988" w14:textId="77777777" w:rsidR="008222A3" w:rsidRDefault="008222A3">
            <w:r>
              <w:rPr>
                <w:color w:val="1E2235"/>
                <w:sz w:val="20"/>
                <w:szCs w:val="20"/>
              </w:rPr>
              <w:t>Process open-text responses using sentiment analysis, topic detection, language identification, and dialect classification.</w:t>
            </w:r>
          </w:p>
        </w:tc>
        <w:tc>
          <w:tcPr>
            <w:tcW w:w="1080" w:type="dxa"/>
            <w:shd w:val="clear" w:color="auto" w:fill="FFFFFF"/>
            <w:tcMar>
              <w:top w:w="90" w:type="dxa"/>
              <w:left w:w="150" w:type="dxa"/>
              <w:bottom w:w="90" w:type="dxa"/>
              <w:right w:w="150" w:type="dxa"/>
            </w:tcMar>
            <w:tcPrChange w:id="39" w:author="Farah AlKhatab" w:date="2026-05-21T17:11:00Z" w16du:dateUtc="2026-05-21T14:11:00Z">
              <w:tcPr>
                <w:tcW w:w="471" w:type="dxa"/>
                <w:shd w:val="clear" w:color="auto" w:fill="FFFFFF"/>
                <w:tcMar>
                  <w:top w:w="90" w:type="dxa"/>
                  <w:left w:w="150" w:type="dxa"/>
                  <w:bottom w:w="90" w:type="dxa"/>
                  <w:right w:w="150" w:type="dxa"/>
                </w:tcMar>
              </w:tcPr>
            </w:tcPrChange>
          </w:tcPr>
          <w:p w14:paraId="45902989" w14:textId="19F799CD" w:rsidR="008222A3" w:rsidRDefault="008222A3">
            <w:r>
              <w:rPr>
                <w:color w:val="1E2235"/>
                <w:sz w:val="20"/>
                <w:szCs w:val="20"/>
              </w:rPr>
              <w:t>1</w:t>
            </w:r>
          </w:p>
        </w:tc>
      </w:tr>
      <w:tr w:rsidR="008222A3" w14:paraId="16B3C29F" w14:textId="77777777" w:rsidTr="008222A3">
        <w:trPr>
          <w:trPrChange w:id="40" w:author="Farah AlKhatab" w:date="2026-05-21T17:11:00Z" w16du:dateUtc="2026-05-21T14:11:00Z">
            <w:trPr>
              <w:gridAfter w:val="0"/>
            </w:trPr>
          </w:trPrChange>
        </w:trPr>
        <w:tc>
          <w:tcPr>
            <w:tcW w:w="769" w:type="dxa"/>
            <w:shd w:val="clear" w:color="auto" w:fill="EEF1F7"/>
            <w:tcMar>
              <w:top w:w="90" w:type="dxa"/>
              <w:left w:w="150" w:type="dxa"/>
              <w:bottom w:w="90" w:type="dxa"/>
              <w:right w:w="150" w:type="dxa"/>
            </w:tcMar>
            <w:tcPrChange w:id="41" w:author="Farah AlKhatab" w:date="2026-05-21T17:11:00Z" w16du:dateUtc="2026-05-21T14:11:00Z">
              <w:tcPr>
                <w:tcW w:w="769" w:type="dxa"/>
                <w:shd w:val="clear" w:color="auto" w:fill="EEF1F7"/>
                <w:tcMar>
                  <w:top w:w="90" w:type="dxa"/>
                  <w:left w:w="150" w:type="dxa"/>
                  <w:bottom w:w="90" w:type="dxa"/>
                  <w:right w:w="150" w:type="dxa"/>
                </w:tcMar>
              </w:tcPr>
            </w:tcPrChange>
          </w:tcPr>
          <w:p w14:paraId="4590298B" w14:textId="77777777" w:rsidR="008222A3" w:rsidRDefault="008222A3">
            <w:r>
              <w:rPr>
                <w:color w:val="1E2235"/>
                <w:sz w:val="20"/>
                <w:szCs w:val="20"/>
              </w:rPr>
              <w:lastRenderedPageBreak/>
              <w:t>M-06</w:t>
            </w:r>
          </w:p>
        </w:tc>
        <w:tc>
          <w:tcPr>
            <w:tcW w:w="1786" w:type="dxa"/>
            <w:shd w:val="clear" w:color="auto" w:fill="EEF1F7"/>
            <w:tcMar>
              <w:top w:w="90" w:type="dxa"/>
              <w:left w:w="150" w:type="dxa"/>
              <w:bottom w:w="90" w:type="dxa"/>
              <w:right w:w="150" w:type="dxa"/>
            </w:tcMar>
            <w:tcPrChange w:id="42" w:author="Farah AlKhatab" w:date="2026-05-21T17:11:00Z" w16du:dateUtc="2026-05-21T14:11:00Z">
              <w:tcPr>
                <w:tcW w:w="1786" w:type="dxa"/>
                <w:shd w:val="clear" w:color="auto" w:fill="EEF1F7"/>
                <w:tcMar>
                  <w:top w:w="90" w:type="dxa"/>
                  <w:left w:w="150" w:type="dxa"/>
                  <w:bottom w:w="90" w:type="dxa"/>
                  <w:right w:w="150" w:type="dxa"/>
                </w:tcMar>
              </w:tcPr>
            </w:tcPrChange>
          </w:tcPr>
          <w:p w14:paraId="4590298C" w14:textId="77777777" w:rsidR="008222A3" w:rsidRDefault="008222A3">
            <w:r>
              <w:rPr>
                <w:color w:val="1E2235"/>
                <w:sz w:val="20"/>
                <w:szCs w:val="20"/>
              </w:rPr>
              <w:t>CX metrics and KPI engine</w:t>
            </w:r>
          </w:p>
        </w:tc>
        <w:tc>
          <w:tcPr>
            <w:tcW w:w="6080" w:type="dxa"/>
            <w:shd w:val="clear" w:color="auto" w:fill="EEF1F7"/>
            <w:tcMar>
              <w:top w:w="90" w:type="dxa"/>
              <w:left w:w="150" w:type="dxa"/>
              <w:bottom w:w="90" w:type="dxa"/>
              <w:right w:w="150" w:type="dxa"/>
            </w:tcMar>
            <w:tcPrChange w:id="43" w:author="Farah AlKhatab" w:date="2026-05-21T17:11:00Z" w16du:dateUtc="2026-05-21T14:11:00Z">
              <w:tcPr>
                <w:tcW w:w="2480" w:type="dxa"/>
                <w:shd w:val="clear" w:color="auto" w:fill="EEF1F7"/>
                <w:tcMar>
                  <w:top w:w="90" w:type="dxa"/>
                  <w:left w:w="150" w:type="dxa"/>
                  <w:bottom w:w="90" w:type="dxa"/>
                  <w:right w:w="150" w:type="dxa"/>
                </w:tcMar>
              </w:tcPr>
            </w:tcPrChange>
          </w:tcPr>
          <w:p w14:paraId="4590298D" w14:textId="08E9C79C" w:rsidR="008222A3" w:rsidRDefault="008222A3">
            <w:r>
              <w:rPr>
                <w:color w:val="1E2235"/>
                <w:sz w:val="20"/>
                <w:szCs w:val="20"/>
              </w:rPr>
              <w:t xml:space="preserve">Calculate standard and custom CX metrics at multiple aggregation levels — response, touchpoint, branch, region, </w:t>
            </w:r>
            <w:del w:id="44" w:author="Ahmad Abu Qauod" w:date="2026-05-21T11:40:00Z" w16du:dateUtc="2026-05-21T08:40:00Z">
              <w:r w:rsidDel="009B3C14">
                <w:rPr>
                  <w:color w:val="1E2235"/>
                  <w:sz w:val="20"/>
                  <w:szCs w:val="20"/>
                </w:rPr>
                <w:delText>organisation</w:delText>
              </w:r>
            </w:del>
            <w:ins w:id="45" w:author="Ahmad Abu Qauod" w:date="2026-05-21T11:40:00Z" w16du:dateUtc="2026-05-21T08:40:00Z">
              <w:r>
                <w:rPr>
                  <w:color w:val="1E2235"/>
                  <w:sz w:val="20"/>
                  <w:szCs w:val="20"/>
                </w:rPr>
                <w:t>organization</w:t>
              </w:r>
            </w:ins>
            <w:r>
              <w:rPr>
                <w:color w:val="1E2235"/>
                <w:sz w:val="20"/>
                <w:szCs w:val="20"/>
              </w:rPr>
              <w:t>.</w:t>
            </w:r>
          </w:p>
        </w:tc>
        <w:tc>
          <w:tcPr>
            <w:tcW w:w="1080" w:type="dxa"/>
            <w:shd w:val="clear" w:color="auto" w:fill="EEF1F7"/>
            <w:tcMar>
              <w:top w:w="90" w:type="dxa"/>
              <w:left w:w="150" w:type="dxa"/>
              <w:bottom w:w="90" w:type="dxa"/>
              <w:right w:w="150" w:type="dxa"/>
            </w:tcMar>
            <w:tcPrChange w:id="46" w:author="Farah AlKhatab" w:date="2026-05-21T17:11:00Z" w16du:dateUtc="2026-05-21T14:11:00Z">
              <w:tcPr>
                <w:tcW w:w="471" w:type="dxa"/>
                <w:shd w:val="clear" w:color="auto" w:fill="EEF1F7"/>
                <w:tcMar>
                  <w:top w:w="90" w:type="dxa"/>
                  <w:left w:w="150" w:type="dxa"/>
                  <w:bottom w:w="90" w:type="dxa"/>
                  <w:right w:w="150" w:type="dxa"/>
                </w:tcMar>
              </w:tcPr>
            </w:tcPrChange>
          </w:tcPr>
          <w:p w14:paraId="4590298E" w14:textId="6F8D3CDC" w:rsidR="008222A3" w:rsidRDefault="008222A3">
            <w:r>
              <w:rPr>
                <w:color w:val="1E2235"/>
                <w:sz w:val="20"/>
                <w:szCs w:val="20"/>
              </w:rPr>
              <w:t>1</w:t>
            </w:r>
          </w:p>
        </w:tc>
      </w:tr>
      <w:tr w:rsidR="008222A3" w14:paraId="2D4ED57A" w14:textId="77777777" w:rsidTr="008222A3">
        <w:trPr>
          <w:trPrChange w:id="47" w:author="Farah AlKhatab" w:date="2026-05-21T17:11:00Z" w16du:dateUtc="2026-05-21T14:11:00Z">
            <w:trPr>
              <w:gridAfter w:val="0"/>
            </w:trPr>
          </w:trPrChange>
        </w:trPr>
        <w:tc>
          <w:tcPr>
            <w:tcW w:w="769" w:type="dxa"/>
            <w:shd w:val="clear" w:color="auto" w:fill="FFFFFF"/>
            <w:tcMar>
              <w:top w:w="90" w:type="dxa"/>
              <w:left w:w="150" w:type="dxa"/>
              <w:bottom w:w="90" w:type="dxa"/>
              <w:right w:w="150" w:type="dxa"/>
            </w:tcMar>
            <w:tcPrChange w:id="48" w:author="Farah AlKhatab" w:date="2026-05-21T17:11:00Z" w16du:dateUtc="2026-05-21T14:11:00Z">
              <w:tcPr>
                <w:tcW w:w="769" w:type="dxa"/>
                <w:shd w:val="clear" w:color="auto" w:fill="FFFFFF"/>
                <w:tcMar>
                  <w:top w:w="90" w:type="dxa"/>
                  <w:left w:w="150" w:type="dxa"/>
                  <w:bottom w:w="90" w:type="dxa"/>
                  <w:right w:w="150" w:type="dxa"/>
                </w:tcMar>
              </w:tcPr>
            </w:tcPrChange>
          </w:tcPr>
          <w:p w14:paraId="45902990" w14:textId="77777777" w:rsidR="008222A3" w:rsidRDefault="008222A3">
            <w:r>
              <w:rPr>
                <w:color w:val="1E2235"/>
                <w:sz w:val="20"/>
                <w:szCs w:val="20"/>
              </w:rPr>
              <w:t>M-07</w:t>
            </w:r>
          </w:p>
        </w:tc>
        <w:tc>
          <w:tcPr>
            <w:tcW w:w="1786" w:type="dxa"/>
            <w:shd w:val="clear" w:color="auto" w:fill="FFFFFF"/>
            <w:tcMar>
              <w:top w:w="90" w:type="dxa"/>
              <w:left w:w="150" w:type="dxa"/>
              <w:bottom w:w="90" w:type="dxa"/>
              <w:right w:w="150" w:type="dxa"/>
            </w:tcMar>
            <w:tcPrChange w:id="49" w:author="Farah AlKhatab" w:date="2026-05-21T17:11:00Z" w16du:dateUtc="2026-05-21T14:11:00Z">
              <w:tcPr>
                <w:tcW w:w="1786" w:type="dxa"/>
                <w:shd w:val="clear" w:color="auto" w:fill="FFFFFF"/>
                <w:tcMar>
                  <w:top w:w="90" w:type="dxa"/>
                  <w:left w:w="150" w:type="dxa"/>
                  <w:bottom w:w="90" w:type="dxa"/>
                  <w:right w:w="150" w:type="dxa"/>
                </w:tcMar>
              </w:tcPr>
            </w:tcPrChange>
          </w:tcPr>
          <w:p w14:paraId="45902991" w14:textId="77777777" w:rsidR="008222A3" w:rsidRDefault="008222A3">
            <w:r>
              <w:rPr>
                <w:color w:val="1E2235"/>
                <w:sz w:val="20"/>
                <w:szCs w:val="20"/>
              </w:rPr>
              <w:t>Dashboards and reporting</w:t>
            </w:r>
          </w:p>
        </w:tc>
        <w:tc>
          <w:tcPr>
            <w:tcW w:w="6080" w:type="dxa"/>
            <w:shd w:val="clear" w:color="auto" w:fill="FFFFFF"/>
            <w:tcMar>
              <w:top w:w="90" w:type="dxa"/>
              <w:left w:w="150" w:type="dxa"/>
              <w:bottom w:w="90" w:type="dxa"/>
              <w:right w:w="150" w:type="dxa"/>
            </w:tcMar>
            <w:tcPrChange w:id="50" w:author="Farah AlKhatab" w:date="2026-05-21T17:11:00Z" w16du:dateUtc="2026-05-21T14:11:00Z">
              <w:tcPr>
                <w:tcW w:w="2480" w:type="dxa"/>
                <w:shd w:val="clear" w:color="auto" w:fill="FFFFFF"/>
                <w:tcMar>
                  <w:top w:w="90" w:type="dxa"/>
                  <w:left w:w="150" w:type="dxa"/>
                  <w:bottom w:w="90" w:type="dxa"/>
                  <w:right w:w="150" w:type="dxa"/>
                </w:tcMar>
              </w:tcPr>
            </w:tcPrChange>
          </w:tcPr>
          <w:p w14:paraId="45902992" w14:textId="77777777" w:rsidR="008222A3" w:rsidRDefault="008222A3">
            <w:r>
              <w:rPr>
                <w:color w:val="1E2235"/>
                <w:sz w:val="20"/>
                <w:szCs w:val="20"/>
              </w:rPr>
              <w:t>Role-based real-time and historical dashboards, drill-down analytics, scheduled and on-demand report generation.</w:t>
            </w:r>
          </w:p>
        </w:tc>
        <w:tc>
          <w:tcPr>
            <w:tcW w:w="1080" w:type="dxa"/>
            <w:shd w:val="clear" w:color="auto" w:fill="FFFFFF"/>
            <w:tcMar>
              <w:top w:w="90" w:type="dxa"/>
              <w:left w:w="150" w:type="dxa"/>
              <w:bottom w:w="90" w:type="dxa"/>
              <w:right w:w="150" w:type="dxa"/>
            </w:tcMar>
            <w:tcPrChange w:id="51" w:author="Farah AlKhatab" w:date="2026-05-21T17:11:00Z" w16du:dateUtc="2026-05-21T14:11:00Z">
              <w:tcPr>
                <w:tcW w:w="471" w:type="dxa"/>
                <w:shd w:val="clear" w:color="auto" w:fill="FFFFFF"/>
                <w:tcMar>
                  <w:top w:w="90" w:type="dxa"/>
                  <w:left w:w="150" w:type="dxa"/>
                  <w:bottom w:w="90" w:type="dxa"/>
                  <w:right w:w="150" w:type="dxa"/>
                </w:tcMar>
              </w:tcPr>
            </w:tcPrChange>
          </w:tcPr>
          <w:p w14:paraId="45902993" w14:textId="1B88055B" w:rsidR="008222A3" w:rsidRDefault="008222A3">
            <w:r>
              <w:rPr>
                <w:color w:val="1E2235"/>
                <w:sz w:val="20"/>
                <w:szCs w:val="20"/>
              </w:rPr>
              <w:t>1</w:t>
            </w:r>
          </w:p>
        </w:tc>
      </w:tr>
      <w:tr w:rsidR="008222A3" w14:paraId="434D07D2" w14:textId="77777777" w:rsidTr="008222A3">
        <w:trPr>
          <w:trPrChange w:id="52" w:author="Farah AlKhatab" w:date="2026-05-21T17:11:00Z" w16du:dateUtc="2026-05-21T14:11:00Z">
            <w:trPr>
              <w:gridAfter w:val="0"/>
            </w:trPr>
          </w:trPrChange>
        </w:trPr>
        <w:tc>
          <w:tcPr>
            <w:tcW w:w="769" w:type="dxa"/>
            <w:shd w:val="clear" w:color="auto" w:fill="EEF1F7"/>
            <w:tcMar>
              <w:top w:w="90" w:type="dxa"/>
              <w:left w:w="150" w:type="dxa"/>
              <w:bottom w:w="90" w:type="dxa"/>
              <w:right w:w="150" w:type="dxa"/>
            </w:tcMar>
            <w:tcPrChange w:id="53" w:author="Farah AlKhatab" w:date="2026-05-21T17:11:00Z" w16du:dateUtc="2026-05-21T14:11:00Z">
              <w:tcPr>
                <w:tcW w:w="769" w:type="dxa"/>
                <w:shd w:val="clear" w:color="auto" w:fill="EEF1F7"/>
                <w:tcMar>
                  <w:top w:w="90" w:type="dxa"/>
                  <w:left w:w="150" w:type="dxa"/>
                  <w:bottom w:w="90" w:type="dxa"/>
                  <w:right w:w="150" w:type="dxa"/>
                </w:tcMar>
              </w:tcPr>
            </w:tcPrChange>
          </w:tcPr>
          <w:p w14:paraId="45902995" w14:textId="77777777" w:rsidR="008222A3" w:rsidRDefault="008222A3">
            <w:r>
              <w:rPr>
                <w:color w:val="1E2235"/>
                <w:sz w:val="20"/>
                <w:szCs w:val="20"/>
              </w:rPr>
              <w:t>M-08</w:t>
            </w:r>
          </w:p>
        </w:tc>
        <w:tc>
          <w:tcPr>
            <w:tcW w:w="1786" w:type="dxa"/>
            <w:shd w:val="clear" w:color="auto" w:fill="EEF1F7"/>
            <w:tcMar>
              <w:top w:w="90" w:type="dxa"/>
              <w:left w:w="150" w:type="dxa"/>
              <w:bottom w:w="90" w:type="dxa"/>
              <w:right w:w="150" w:type="dxa"/>
            </w:tcMar>
            <w:tcPrChange w:id="54" w:author="Farah AlKhatab" w:date="2026-05-21T17:11:00Z" w16du:dateUtc="2026-05-21T14:11:00Z">
              <w:tcPr>
                <w:tcW w:w="1786" w:type="dxa"/>
                <w:shd w:val="clear" w:color="auto" w:fill="EEF1F7"/>
                <w:tcMar>
                  <w:top w:w="90" w:type="dxa"/>
                  <w:left w:w="150" w:type="dxa"/>
                  <w:bottom w:w="90" w:type="dxa"/>
                  <w:right w:w="150" w:type="dxa"/>
                </w:tcMar>
              </w:tcPr>
            </w:tcPrChange>
          </w:tcPr>
          <w:p w14:paraId="45902996" w14:textId="77777777" w:rsidR="008222A3" w:rsidRDefault="008222A3">
            <w:r>
              <w:rPr>
                <w:color w:val="1E2235"/>
                <w:sz w:val="20"/>
                <w:szCs w:val="20"/>
              </w:rPr>
              <w:t>Closed-loop case management</w:t>
            </w:r>
          </w:p>
        </w:tc>
        <w:tc>
          <w:tcPr>
            <w:tcW w:w="6080" w:type="dxa"/>
            <w:shd w:val="clear" w:color="auto" w:fill="EEF1F7"/>
            <w:tcMar>
              <w:top w:w="90" w:type="dxa"/>
              <w:left w:w="150" w:type="dxa"/>
              <w:bottom w:w="90" w:type="dxa"/>
              <w:right w:w="150" w:type="dxa"/>
            </w:tcMar>
            <w:tcPrChange w:id="55" w:author="Farah AlKhatab" w:date="2026-05-21T17:11:00Z" w16du:dateUtc="2026-05-21T14:11:00Z">
              <w:tcPr>
                <w:tcW w:w="2480" w:type="dxa"/>
                <w:shd w:val="clear" w:color="auto" w:fill="EEF1F7"/>
                <w:tcMar>
                  <w:top w:w="90" w:type="dxa"/>
                  <w:left w:w="150" w:type="dxa"/>
                  <w:bottom w:w="90" w:type="dxa"/>
                  <w:right w:w="150" w:type="dxa"/>
                </w:tcMar>
              </w:tcPr>
            </w:tcPrChange>
          </w:tcPr>
          <w:p w14:paraId="45902997" w14:textId="77777777" w:rsidR="008222A3" w:rsidRDefault="008222A3">
            <w:r>
              <w:rPr>
                <w:color w:val="1E2235"/>
                <w:sz w:val="20"/>
                <w:szCs w:val="20"/>
              </w:rPr>
              <w:t>Convert flagged responses into cases, route to responsible teams, track resolution, and notify respondents on closure.</w:t>
            </w:r>
          </w:p>
        </w:tc>
        <w:tc>
          <w:tcPr>
            <w:tcW w:w="1080" w:type="dxa"/>
            <w:shd w:val="clear" w:color="auto" w:fill="EEF1F7"/>
            <w:tcMar>
              <w:top w:w="90" w:type="dxa"/>
              <w:left w:w="150" w:type="dxa"/>
              <w:bottom w:w="90" w:type="dxa"/>
              <w:right w:w="150" w:type="dxa"/>
            </w:tcMar>
            <w:tcPrChange w:id="56" w:author="Farah AlKhatab" w:date="2026-05-21T17:11:00Z" w16du:dateUtc="2026-05-21T14:11:00Z">
              <w:tcPr>
                <w:tcW w:w="471" w:type="dxa"/>
                <w:shd w:val="clear" w:color="auto" w:fill="EEF1F7"/>
                <w:tcMar>
                  <w:top w:w="90" w:type="dxa"/>
                  <w:left w:w="150" w:type="dxa"/>
                  <w:bottom w:w="90" w:type="dxa"/>
                  <w:right w:w="150" w:type="dxa"/>
                </w:tcMar>
              </w:tcPr>
            </w:tcPrChange>
          </w:tcPr>
          <w:p w14:paraId="45902998" w14:textId="3EAD03B1" w:rsidR="008222A3" w:rsidRDefault="008222A3">
            <w:r>
              <w:rPr>
                <w:color w:val="1E2235"/>
                <w:sz w:val="20"/>
                <w:szCs w:val="20"/>
              </w:rPr>
              <w:t>1</w:t>
            </w:r>
          </w:p>
        </w:tc>
      </w:tr>
      <w:tr w:rsidR="008222A3" w14:paraId="7BCF3A3C" w14:textId="77777777" w:rsidTr="008222A3">
        <w:trPr>
          <w:trPrChange w:id="57" w:author="Farah AlKhatab" w:date="2026-05-21T17:11:00Z" w16du:dateUtc="2026-05-21T14:11:00Z">
            <w:trPr>
              <w:gridAfter w:val="0"/>
            </w:trPr>
          </w:trPrChange>
        </w:trPr>
        <w:tc>
          <w:tcPr>
            <w:tcW w:w="769" w:type="dxa"/>
            <w:shd w:val="clear" w:color="auto" w:fill="FFFFFF"/>
            <w:tcMar>
              <w:top w:w="90" w:type="dxa"/>
              <w:left w:w="150" w:type="dxa"/>
              <w:bottom w:w="90" w:type="dxa"/>
              <w:right w:w="150" w:type="dxa"/>
            </w:tcMar>
            <w:tcPrChange w:id="58" w:author="Farah AlKhatab" w:date="2026-05-21T17:11:00Z" w16du:dateUtc="2026-05-21T14:11:00Z">
              <w:tcPr>
                <w:tcW w:w="769" w:type="dxa"/>
                <w:shd w:val="clear" w:color="auto" w:fill="FFFFFF"/>
                <w:tcMar>
                  <w:top w:w="90" w:type="dxa"/>
                  <w:left w:w="150" w:type="dxa"/>
                  <w:bottom w:w="90" w:type="dxa"/>
                  <w:right w:w="150" w:type="dxa"/>
                </w:tcMar>
              </w:tcPr>
            </w:tcPrChange>
          </w:tcPr>
          <w:p w14:paraId="4590299A" w14:textId="77777777" w:rsidR="008222A3" w:rsidRDefault="008222A3">
            <w:r>
              <w:rPr>
                <w:color w:val="1E2235"/>
                <w:sz w:val="20"/>
                <w:szCs w:val="20"/>
              </w:rPr>
              <w:t>M-09</w:t>
            </w:r>
          </w:p>
        </w:tc>
        <w:tc>
          <w:tcPr>
            <w:tcW w:w="1786" w:type="dxa"/>
            <w:shd w:val="clear" w:color="auto" w:fill="FFFFFF"/>
            <w:tcMar>
              <w:top w:w="90" w:type="dxa"/>
              <w:left w:w="150" w:type="dxa"/>
              <w:bottom w:w="90" w:type="dxa"/>
              <w:right w:w="150" w:type="dxa"/>
            </w:tcMar>
            <w:tcPrChange w:id="59" w:author="Farah AlKhatab" w:date="2026-05-21T17:11:00Z" w16du:dateUtc="2026-05-21T14:11:00Z">
              <w:tcPr>
                <w:tcW w:w="1786" w:type="dxa"/>
                <w:shd w:val="clear" w:color="auto" w:fill="FFFFFF"/>
                <w:tcMar>
                  <w:top w:w="90" w:type="dxa"/>
                  <w:left w:w="150" w:type="dxa"/>
                  <w:bottom w:w="90" w:type="dxa"/>
                  <w:right w:w="150" w:type="dxa"/>
                </w:tcMar>
              </w:tcPr>
            </w:tcPrChange>
          </w:tcPr>
          <w:p w14:paraId="4590299B" w14:textId="77777777" w:rsidR="008222A3" w:rsidRDefault="008222A3">
            <w:r>
              <w:rPr>
                <w:color w:val="1E2235"/>
                <w:sz w:val="20"/>
                <w:szCs w:val="20"/>
              </w:rPr>
              <w:t>Notifications and alerts engine</w:t>
            </w:r>
          </w:p>
        </w:tc>
        <w:tc>
          <w:tcPr>
            <w:tcW w:w="6080" w:type="dxa"/>
            <w:shd w:val="clear" w:color="auto" w:fill="FFFFFF"/>
            <w:tcMar>
              <w:top w:w="90" w:type="dxa"/>
              <w:left w:w="150" w:type="dxa"/>
              <w:bottom w:w="90" w:type="dxa"/>
              <w:right w:w="150" w:type="dxa"/>
            </w:tcMar>
            <w:tcPrChange w:id="60" w:author="Farah AlKhatab" w:date="2026-05-21T17:11:00Z" w16du:dateUtc="2026-05-21T14:11:00Z">
              <w:tcPr>
                <w:tcW w:w="2480" w:type="dxa"/>
                <w:shd w:val="clear" w:color="auto" w:fill="FFFFFF"/>
                <w:tcMar>
                  <w:top w:w="90" w:type="dxa"/>
                  <w:left w:w="150" w:type="dxa"/>
                  <w:bottom w:w="90" w:type="dxa"/>
                  <w:right w:w="150" w:type="dxa"/>
                </w:tcMar>
              </w:tcPr>
            </w:tcPrChange>
          </w:tcPr>
          <w:p w14:paraId="4590299C" w14:textId="77777777" w:rsidR="008222A3" w:rsidRDefault="008222A3">
            <w:r>
              <w:rPr>
                <w:color w:val="1E2235"/>
                <w:sz w:val="20"/>
                <w:szCs w:val="20"/>
              </w:rPr>
              <w:t>Configurable real-time alerts, threshold-based triggers, and automated notification workflows for users and teams.</w:t>
            </w:r>
          </w:p>
        </w:tc>
        <w:tc>
          <w:tcPr>
            <w:tcW w:w="1080" w:type="dxa"/>
            <w:shd w:val="clear" w:color="auto" w:fill="FFFFFF"/>
            <w:tcMar>
              <w:top w:w="90" w:type="dxa"/>
              <w:left w:w="150" w:type="dxa"/>
              <w:bottom w:w="90" w:type="dxa"/>
              <w:right w:w="150" w:type="dxa"/>
            </w:tcMar>
            <w:tcPrChange w:id="61" w:author="Farah AlKhatab" w:date="2026-05-21T17:11:00Z" w16du:dateUtc="2026-05-21T14:11:00Z">
              <w:tcPr>
                <w:tcW w:w="471" w:type="dxa"/>
                <w:shd w:val="clear" w:color="auto" w:fill="FFFFFF"/>
                <w:tcMar>
                  <w:top w:w="90" w:type="dxa"/>
                  <w:left w:w="150" w:type="dxa"/>
                  <w:bottom w:w="90" w:type="dxa"/>
                  <w:right w:w="150" w:type="dxa"/>
                </w:tcMar>
              </w:tcPr>
            </w:tcPrChange>
          </w:tcPr>
          <w:p w14:paraId="4590299D" w14:textId="5689996C" w:rsidR="008222A3" w:rsidRDefault="008222A3">
            <w:r>
              <w:rPr>
                <w:color w:val="1E2235"/>
                <w:sz w:val="20"/>
                <w:szCs w:val="20"/>
              </w:rPr>
              <w:t>1</w:t>
            </w:r>
          </w:p>
        </w:tc>
      </w:tr>
      <w:tr w:rsidR="008222A3" w14:paraId="30D14FE7" w14:textId="77777777" w:rsidTr="008222A3">
        <w:trPr>
          <w:trPrChange w:id="62" w:author="Farah AlKhatab" w:date="2026-05-21T17:11:00Z" w16du:dateUtc="2026-05-21T14:11:00Z">
            <w:trPr>
              <w:gridAfter w:val="0"/>
            </w:trPr>
          </w:trPrChange>
        </w:trPr>
        <w:tc>
          <w:tcPr>
            <w:tcW w:w="769" w:type="dxa"/>
            <w:shd w:val="clear" w:color="auto" w:fill="EEF1F7"/>
            <w:tcMar>
              <w:top w:w="90" w:type="dxa"/>
              <w:left w:w="150" w:type="dxa"/>
              <w:bottom w:w="90" w:type="dxa"/>
              <w:right w:w="150" w:type="dxa"/>
            </w:tcMar>
            <w:tcPrChange w:id="63" w:author="Farah AlKhatab" w:date="2026-05-21T17:11:00Z" w16du:dateUtc="2026-05-21T14:11:00Z">
              <w:tcPr>
                <w:tcW w:w="769" w:type="dxa"/>
                <w:shd w:val="clear" w:color="auto" w:fill="EEF1F7"/>
                <w:tcMar>
                  <w:top w:w="90" w:type="dxa"/>
                  <w:left w:w="150" w:type="dxa"/>
                  <w:bottom w:w="90" w:type="dxa"/>
                  <w:right w:w="150" w:type="dxa"/>
                </w:tcMar>
              </w:tcPr>
            </w:tcPrChange>
          </w:tcPr>
          <w:p w14:paraId="4590299F" w14:textId="77777777" w:rsidR="008222A3" w:rsidRDefault="008222A3">
            <w:r>
              <w:rPr>
                <w:color w:val="1E2235"/>
                <w:sz w:val="20"/>
                <w:szCs w:val="20"/>
              </w:rPr>
              <w:t>M-10</w:t>
            </w:r>
          </w:p>
        </w:tc>
        <w:tc>
          <w:tcPr>
            <w:tcW w:w="1786" w:type="dxa"/>
            <w:shd w:val="clear" w:color="auto" w:fill="EEF1F7"/>
            <w:tcMar>
              <w:top w:w="90" w:type="dxa"/>
              <w:left w:w="150" w:type="dxa"/>
              <w:bottom w:w="90" w:type="dxa"/>
              <w:right w:w="150" w:type="dxa"/>
            </w:tcMar>
            <w:tcPrChange w:id="64" w:author="Farah AlKhatab" w:date="2026-05-21T17:11:00Z" w16du:dateUtc="2026-05-21T14:11:00Z">
              <w:tcPr>
                <w:tcW w:w="1786" w:type="dxa"/>
                <w:shd w:val="clear" w:color="auto" w:fill="EEF1F7"/>
                <w:tcMar>
                  <w:top w:w="90" w:type="dxa"/>
                  <w:left w:w="150" w:type="dxa"/>
                  <w:bottom w:w="90" w:type="dxa"/>
                  <w:right w:w="150" w:type="dxa"/>
                </w:tcMar>
              </w:tcPr>
            </w:tcPrChange>
          </w:tcPr>
          <w:p w14:paraId="459029A0" w14:textId="77777777" w:rsidR="008222A3" w:rsidRDefault="008222A3">
            <w:r>
              <w:rPr>
                <w:color w:val="1E2235"/>
                <w:sz w:val="20"/>
                <w:szCs w:val="20"/>
              </w:rPr>
              <w:t>User and role management</w:t>
            </w:r>
          </w:p>
        </w:tc>
        <w:tc>
          <w:tcPr>
            <w:tcW w:w="6080" w:type="dxa"/>
            <w:shd w:val="clear" w:color="auto" w:fill="EEF1F7"/>
            <w:tcMar>
              <w:top w:w="90" w:type="dxa"/>
              <w:left w:w="150" w:type="dxa"/>
              <w:bottom w:w="90" w:type="dxa"/>
              <w:right w:w="150" w:type="dxa"/>
            </w:tcMar>
            <w:tcPrChange w:id="65" w:author="Farah AlKhatab" w:date="2026-05-21T17:11:00Z" w16du:dateUtc="2026-05-21T14:11:00Z">
              <w:tcPr>
                <w:tcW w:w="2480" w:type="dxa"/>
                <w:shd w:val="clear" w:color="auto" w:fill="EEF1F7"/>
                <w:tcMar>
                  <w:top w:w="90" w:type="dxa"/>
                  <w:left w:w="150" w:type="dxa"/>
                  <w:bottom w:w="90" w:type="dxa"/>
                  <w:right w:w="150" w:type="dxa"/>
                </w:tcMar>
              </w:tcPr>
            </w:tcPrChange>
          </w:tcPr>
          <w:p w14:paraId="459029A1" w14:textId="77777777" w:rsidR="008222A3" w:rsidRDefault="008222A3">
            <w:r>
              <w:rPr>
                <w:color w:val="1E2235"/>
                <w:sz w:val="20"/>
                <w:szCs w:val="20"/>
              </w:rPr>
              <w:t>Manage platform users, define role-based access permissions, and enforce data visibility rules per tenant.</w:t>
            </w:r>
          </w:p>
        </w:tc>
        <w:tc>
          <w:tcPr>
            <w:tcW w:w="1080" w:type="dxa"/>
            <w:shd w:val="clear" w:color="auto" w:fill="EEF1F7"/>
            <w:tcMar>
              <w:top w:w="90" w:type="dxa"/>
              <w:left w:w="150" w:type="dxa"/>
              <w:bottom w:w="90" w:type="dxa"/>
              <w:right w:w="150" w:type="dxa"/>
            </w:tcMar>
            <w:tcPrChange w:id="66" w:author="Farah AlKhatab" w:date="2026-05-21T17:11:00Z" w16du:dateUtc="2026-05-21T14:11:00Z">
              <w:tcPr>
                <w:tcW w:w="471" w:type="dxa"/>
                <w:shd w:val="clear" w:color="auto" w:fill="EEF1F7"/>
                <w:tcMar>
                  <w:top w:w="90" w:type="dxa"/>
                  <w:left w:w="150" w:type="dxa"/>
                  <w:bottom w:w="90" w:type="dxa"/>
                  <w:right w:w="150" w:type="dxa"/>
                </w:tcMar>
              </w:tcPr>
            </w:tcPrChange>
          </w:tcPr>
          <w:p w14:paraId="459029A2" w14:textId="0069588A" w:rsidR="008222A3" w:rsidRDefault="008222A3">
            <w:r>
              <w:rPr>
                <w:color w:val="1E2235"/>
                <w:sz w:val="20"/>
                <w:szCs w:val="20"/>
              </w:rPr>
              <w:t>1</w:t>
            </w:r>
          </w:p>
        </w:tc>
      </w:tr>
      <w:tr w:rsidR="008222A3" w14:paraId="4FF93179" w14:textId="77777777" w:rsidTr="008222A3">
        <w:trPr>
          <w:trPrChange w:id="67" w:author="Farah AlKhatab" w:date="2026-05-21T17:11:00Z" w16du:dateUtc="2026-05-21T14:11:00Z">
            <w:trPr>
              <w:gridAfter w:val="0"/>
            </w:trPr>
          </w:trPrChange>
        </w:trPr>
        <w:tc>
          <w:tcPr>
            <w:tcW w:w="769" w:type="dxa"/>
            <w:shd w:val="clear" w:color="auto" w:fill="FFFFFF"/>
            <w:tcMar>
              <w:top w:w="90" w:type="dxa"/>
              <w:left w:w="150" w:type="dxa"/>
              <w:bottom w:w="90" w:type="dxa"/>
              <w:right w:w="150" w:type="dxa"/>
            </w:tcMar>
            <w:tcPrChange w:id="68" w:author="Farah AlKhatab" w:date="2026-05-21T17:11:00Z" w16du:dateUtc="2026-05-21T14:11:00Z">
              <w:tcPr>
                <w:tcW w:w="769" w:type="dxa"/>
                <w:shd w:val="clear" w:color="auto" w:fill="FFFFFF"/>
                <w:tcMar>
                  <w:top w:w="90" w:type="dxa"/>
                  <w:left w:w="150" w:type="dxa"/>
                  <w:bottom w:w="90" w:type="dxa"/>
                  <w:right w:w="150" w:type="dxa"/>
                </w:tcMar>
              </w:tcPr>
            </w:tcPrChange>
          </w:tcPr>
          <w:p w14:paraId="459029A4" w14:textId="77777777" w:rsidR="008222A3" w:rsidRDefault="008222A3">
            <w:r>
              <w:rPr>
                <w:color w:val="1E2235"/>
                <w:sz w:val="20"/>
                <w:szCs w:val="20"/>
              </w:rPr>
              <w:t>M-11</w:t>
            </w:r>
          </w:p>
        </w:tc>
        <w:tc>
          <w:tcPr>
            <w:tcW w:w="1786" w:type="dxa"/>
            <w:shd w:val="clear" w:color="auto" w:fill="FFFFFF"/>
            <w:tcMar>
              <w:top w:w="90" w:type="dxa"/>
              <w:left w:w="150" w:type="dxa"/>
              <w:bottom w:w="90" w:type="dxa"/>
              <w:right w:w="150" w:type="dxa"/>
            </w:tcMar>
            <w:tcPrChange w:id="69" w:author="Farah AlKhatab" w:date="2026-05-21T17:11:00Z" w16du:dateUtc="2026-05-21T14:11:00Z">
              <w:tcPr>
                <w:tcW w:w="1786" w:type="dxa"/>
                <w:shd w:val="clear" w:color="auto" w:fill="FFFFFF"/>
                <w:tcMar>
                  <w:top w:w="90" w:type="dxa"/>
                  <w:left w:w="150" w:type="dxa"/>
                  <w:bottom w:w="90" w:type="dxa"/>
                  <w:right w:w="150" w:type="dxa"/>
                </w:tcMar>
              </w:tcPr>
            </w:tcPrChange>
          </w:tcPr>
          <w:p w14:paraId="459029A5" w14:textId="77777777" w:rsidR="008222A3" w:rsidRDefault="008222A3">
            <w:r>
              <w:rPr>
                <w:color w:val="1E2235"/>
                <w:sz w:val="20"/>
                <w:szCs w:val="20"/>
              </w:rPr>
              <w:t>Tenant administration</w:t>
            </w:r>
          </w:p>
        </w:tc>
        <w:tc>
          <w:tcPr>
            <w:tcW w:w="6080" w:type="dxa"/>
            <w:shd w:val="clear" w:color="auto" w:fill="FFFFFF"/>
            <w:tcMar>
              <w:top w:w="90" w:type="dxa"/>
              <w:left w:w="150" w:type="dxa"/>
              <w:bottom w:w="90" w:type="dxa"/>
              <w:right w:w="150" w:type="dxa"/>
            </w:tcMar>
            <w:tcPrChange w:id="70" w:author="Farah AlKhatab" w:date="2026-05-21T17:11:00Z" w16du:dateUtc="2026-05-21T14:11:00Z">
              <w:tcPr>
                <w:tcW w:w="2480" w:type="dxa"/>
                <w:shd w:val="clear" w:color="auto" w:fill="FFFFFF"/>
                <w:tcMar>
                  <w:top w:w="90" w:type="dxa"/>
                  <w:left w:w="150" w:type="dxa"/>
                  <w:bottom w:w="90" w:type="dxa"/>
                  <w:right w:w="150" w:type="dxa"/>
                </w:tcMar>
              </w:tcPr>
            </w:tcPrChange>
          </w:tcPr>
          <w:p w14:paraId="459029A6" w14:textId="77777777" w:rsidR="008222A3" w:rsidRDefault="008222A3">
            <w:r>
              <w:rPr>
                <w:color w:val="1E2235"/>
                <w:sz w:val="20"/>
                <w:szCs w:val="20"/>
              </w:rPr>
              <w:t>Onboard and configure tenants, manage branding, set platform-wide rules, and administer tenant lifecycle.</w:t>
            </w:r>
          </w:p>
        </w:tc>
        <w:tc>
          <w:tcPr>
            <w:tcW w:w="1080" w:type="dxa"/>
            <w:shd w:val="clear" w:color="auto" w:fill="FFFFFF"/>
            <w:tcMar>
              <w:top w:w="90" w:type="dxa"/>
              <w:left w:w="150" w:type="dxa"/>
              <w:bottom w:w="90" w:type="dxa"/>
              <w:right w:w="150" w:type="dxa"/>
            </w:tcMar>
            <w:tcPrChange w:id="71" w:author="Farah AlKhatab" w:date="2026-05-21T17:11:00Z" w16du:dateUtc="2026-05-21T14:11:00Z">
              <w:tcPr>
                <w:tcW w:w="471" w:type="dxa"/>
                <w:shd w:val="clear" w:color="auto" w:fill="FFFFFF"/>
                <w:tcMar>
                  <w:top w:w="90" w:type="dxa"/>
                  <w:left w:w="150" w:type="dxa"/>
                  <w:bottom w:w="90" w:type="dxa"/>
                  <w:right w:w="150" w:type="dxa"/>
                </w:tcMar>
              </w:tcPr>
            </w:tcPrChange>
          </w:tcPr>
          <w:p w14:paraId="459029A7" w14:textId="6BAE02CC" w:rsidR="008222A3" w:rsidRDefault="008222A3">
            <w:r>
              <w:rPr>
                <w:color w:val="1E2235"/>
                <w:sz w:val="20"/>
                <w:szCs w:val="20"/>
              </w:rPr>
              <w:t>1</w:t>
            </w:r>
          </w:p>
        </w:tc>
      </w:tr>
      <w:tr w:rsidR="008222A3" w14:paraId="615DAD76" w14:textId="77777777" w:rsidTr="008222A3">
        <w:trPr>
          <w:trPrChange w:id="72" w:author="Farah AlKhatab" w:date="2026-05-21T17:11:00Z" w16du:dateUtc="2026-05-21T14:11:00Z">
            <w:trPr>
              <w:gridAfter w:val="0"/>
            </w:trPr>
          </w:trPrChange>
        </w:trPr>
        <w:tc>
          <w:tcPr>
            <w:tcW w:w="769" w:type="dxa"/>
            <w:shd w:val="clear" w:color="auto" w:fill="EEF1F7"/>
            <w:tcMar>
              <w:top w:w="90" w:type="dxa"/>
              <w:left w:w="150" w:type="dxa"/>
              <w:bottom w:w="90" w:type="dxa"/>
              <w:right w:w="150" w:type="dxa"/>
            </w:tcMar>
            <w:tcPrChange w:id="73" w:author="Farah AlKhatab" w:date="2026-05-21T17:11:00Z" w16du:dateUtc="2026-05-21T14:11:00Z">
              <w:tcPr>
                <w:tcW w:w="769" w:type="dxa"/>
                <w:shd w:val="clear" w:color="auto" w:fill="EEF1F7"/>
                <w:tcMar>
                  <w:top w:w="90" w:type="dxa"/>
                  <w:left w:w="150" w:type="dxa"/>
                  <w:bottom w:w="90" w:type="dxa"/>
                  <w:right w:w="150" w:type="dxa"/>
                </w:tcMar>
              </w:tcPr>
            </w:tcPrChange>
          </w:tcPr>
          <w:p w14:paraId="459029A9" w14:textId="77777777" w:rsidR="008222A3" w:rsidRDefault="008222A3">
            <w:r>
              <w:rPr>
                <w:color w:val="1E2235"/>
                <w:sz w:val="20"/>
                <w:szCs w:val="20"/>
              </w:rPr>
              <w:t>M-12</w:t>
            </w:r>
          </w:p>
        </w:tc>
        <w:tc>
          <w:tcPr>
            <w:tcW w:w="1786" w:type="dxa"/>
            <w:shd w:val="clear" w:color="auto" w:fill="EEF1F7"/>
            <w:tcMar>
              <w:top w:w="90" w:type="dxa"/>
              <w:left w:w="150" w:type="dxa"/>
              <w:bottom w:w="90" w:type="dxa"/>
              <w:right w:w="150" w:type="dxa"/>
            </w:tcMar>
            <w:tcPrChange w:id="74" w:author="Farah AlKhatab" w:date="2026-05-21T17:11:00Z" w16du:dateUtc="2026-05-21T14:11:00Z">
              <w:tcPr>
                <w:tcW w:w="1786" w:type="dxa"/>
                <w:shd w:val="clear" w:color="auto" w:fill="EEF1F7"/>
                <w:tcMar>
                  <w:top w:w="90" w:type="dxa"/>
                  <w:left w:w="150" w:type="dxa"/>
                  <w:bottom w:w="90" w:type="dxa"/>
                  <w:right w:w="150" w:type="dxa"/>
                </w:tcMar>
              </w:tcPr>
            </w:tcPrChange>
          </w:tcPr>
          <w:p w14:paraId="459029AA" w14:textId="77777777" w:rsidR="008222A3" w:rsidRDefault="008222A3">
            <w:r>
              <w:rPr>
                <w:color w:val="1E2235"/>
                <w:sz w:val="20"/>
                <w:szCs w:val="20"/>
              </w:rPr>
              <w:t>AI intelligence and recommendations</w:t>
            </w:r>
          </w:p>
        </w:tc>
        <w:tc>
          <w:tcPr>
            <w:tcW w:w="6080" w:type="dxa"/>
            <w:shd w:val="clear" w:color="auto" w:fill="EEF1F7"/>
            <w:tcMar>
              <w:top w:w="90" w:type="dxa"/>
              <w:left w:w="150" w:type="dxa"/>
              <w:bottom w:w="90" w:type="dxa"/>
              <w:right w:w="150" w:type="dxa"/>
            </w:tcMar>
            <w:tcPrChange w:id="75" w:author="Farah AlKhatab" w:date="2026-05-21T17:11:00Z" w16du:dateUtc="2026-05-21T14:11:00Z">
              <w:tcPr>
                <w:tcW w:w="2480" w:type="dxa"/>
                <w:shd w:val="clear" w:color="auto" w:fill="EEF1F7"/>
                <w:tcMar>
                  <w:top w:w="90" w:type="dxa"/>
                  <w:left w:w="150" w:type="dxa"/>
                  <w:bottom w:w="90" w:type="dxa"/>
                  <w:right w:w="150" w:type="dxa"/>
                </w:tcMar>
              </w:tcPr>
            </w:tcPrChange>
          </w:tcPr>
          <w:p w14:paraId="459029AB" w14:textId="77777777" w:rsidR="008222A3" w:rsidRDefault="008222A3">
            <w:r>
              <w:rPr>
                <w:color w:val="1E2235"/>
                <w:sz w:val="20"/>
                <w:szCs w:val="20"/>
              </w:rPr>
              <w:t>Surface anomaly detection, trend analysis, topic clustering, predictive insights, and recommended actions.</w:t>
            </w:r>
          </w:p>
        </w:tc>
        <w:tc>
          <w:tcPr>
            <w:tcW w:w="1080" w:type="dxa"/>
            <w:shd w:val="clear" w:color="auto" w:fill="EEF1F7"/>
            <w:tcMar>
              <w:top w:w="90" w:type="dxa"/>
              <w:left w:w="150" w:type="dxa"/>
              <w:bottom w:w="90" w:type="dxa"/>
              <w:right w:w="150" w:type="dxa"/>
            </w:tcMar>
            <w:tcPrChange w:id="76" w:author="Farah AlKhatab" w:date="2026-05-21T17:11:00Z" w16du:dateUtc="2026-05-21T14:11:00Z">
              <w:tcPr>
                <w:tcW w:w="471" w:type="dxa"/>
                <w:shd w:val="clear" w:color="auto" w:fill="EEF1F7"/>
                <w:tcMar>
                  <w:top w:w="90" w:type="dxa"/>
                  <w:left w:w="150" w:type="dxa"/>
                  <w:bottom w:w="90" w:type="dxa"/>
                  <w:right w:w="150" w:type="dxa"/>
                </w:tcMar>
              </w:tcPr>
            </w:tcPrChange>
          </w:tcPr>
          <w:p w14:paraId="459029AC" w14:textId="7BBB3667" w:rsidR="008222A3" w:rsidRDefault="008222A3">
            <w:r>
              <w:rPr>
                <w:color w:val="1E2235"/>
                <w:sz w:val="20"/>
                <w:szCs w:val="20"/>
              </w:rPr>
              <w:t>2</w:t>
            </w:r>
          </w:p>
        </w:tc>
      </w:tr>
      <w:tr w:rsidR="008222A3" w14:paraId="2DEB74F3" w14:textId="77777777" w:rsidTr="008222A3">
        <w:trPr>
          <w:trPrChange w:id="77" w:author="Farah AlKhatab" w:date="2026-05-21T17:11:00Z" w16du:dateUtc="2026-05-21T14:11:00Z">
            <w:trPr>
              <w:gridAfter w:val="0"/>
            </w:trPr>
          </w:trPrChange>
        </w:trPr>
        <w:tc>
          <w:tcPr>
            <w:tcW w:w="769" w:type="dxa"/>
            <w:shd w:val="clear" w:color="auto" w:fill="FFFFFF"/>
            <w:tcMar>
              <w:top w:w="90" w:type="dxa"/>
              <w:left w:w="150" w:type="dxa"/>
              <w:bottom w:w="90" w:type="dxa"/>
              <w:right w:w="150" w:type="dxa"/>
            </w:tcMar>
            <w:tcPrChange w:id="78" w:author="Farah AlKhatab" w:date="2026-05-21T17:11:00Z" w16du:dateUtc="2026-05-21T14:11:00Z">
              <w:tcPr>
                <w:tcW w:w="769" w:type="dxa"/>
                <w:shd w:val="clear" w:color="auto" w:fill="FFFFFF"/>
                <w:tcMar>
                  <w:top w:w="90" w:type="dxa"/>
                  <w:left w:w="150" w:type="dxa"/>
                  <w:bottom w:w="90" w:type="dxa"/>
                  <w:right w:w="150" w:type="dxa"/>
                </w:tcMar>
              </w:tcPr>
            </w:tcPrChange>
          </w:tcPr>
          <w:p w14:paraId="459029AE" w14:textId="77777777" w:rsidR="008222A3" w:rsidRDefault="008222A3">
            <w:r>
              <w:rPr>
                <w:color w:val="1E2235"/>
                <w:sz w:val="20"/>
                <w:szCs w:val="20"/>
              </w:rPr>
              <w:t>M-13</w:t>
            </w:r>
          </w:p>
        </w:tc>
        <w:tc>
          <w:tcPr>
            <w:tcW w:w="1786" w:type="dxa"/>
            <w:shd w:val="clear" w:color="auto" w:fill="FFFFFF"/>
            <w:tcMar>
              <w:top w:w="90" w:type="dxa"/>
              <w:left w:w="150" w:type="dxa"/>
              <w:bottom w:w="90" w:type="dxa"/>
              <w:right w:w="150" w:type="dxa"/>
            </w:tcMar>
            <w:tcPrChange w:id="79" w:author="Farah AlKhatab" w:date="2026-05-21T17:11:00Z" w16du:dateUtc="2026-05-21T14:11:00Z">
              <w:tcPr>
                <w:tcW w:w="1786" w:type="dxa"/>
                <w:shd w:val="clear" w:color="auto" w:fill="FFFFFF"/>
                <w:tcMar>
                  <w:top w:w="90" w:type="dxa"/>
                  <w:left w:w="150" w:type="dxa"/>
                  <w:bottom w:w="90" w:type="dxa"/>
                  <w:right w:w="150" w:type="dxa"/>
                </w:tcMar>
              </w:tcPr>
            </w:tcPrChange>
          </w:tcPr>
          <w:p w14:paraId="459029AF" w14:textId="77777777" w:rsidR="008222A3" w:rsidRDefault="008222A3">
            <w:r>
              <w:rPr>
                <w:color w:val="1E2235"/>
                <w:sz w:val="20"/>
                <w:szCs w:val="20"/>
              </w:rPr>
              <w:t>Integration hub</w:t>
            </w:r>
          </w:p>
        </w:tc>
        <w:tc>
          <w:tcPr>
            <w:tcW w:w="6080" w:type="dxa"/>
            <w:shd w:val="clear" w:color="auto" w:fill="FFFFFF"/>
            <w:tcMar>
              <w:top w:w="90" w:type="dxa"/>
              <w:left w:w="150" w:type="dxa"/>
              <w:bottom w:w="90" w:type="dxa"/>
              <w:right w:w="150" w:type="dxa"/>
            </w:tcMar>
            <w:tcPrChange w:id="80" w:author="Farah AlKhatab" w:date="2026-05-21T17:11:00Z" w16du:dateUtc="2026-05-21T14:11:00Z">
              <w:tcPr>
                <w:tcW w:w="2480" w:type="dxa"/>
                <w:shd w:val="clear" w:color="auto" w:fill="FFFFFF"/>
                <w:tcMar>
                  <w:top w:w="90" w:type="dxa"/>
                  <w:left w:w="150" w:type="dxa"/>
                  <w:bottom w:w="90" w:type="dxa"/>
                  <w:right w:w="150" w:type="dxa"/>
                </w:tcMar>
              </w:tcPr>
            </w:tcPrChange>
          </w:tcPr>
          <w:p w14:paraId="459029B0" w14:textId="77777777" w:rsidR="008222A3" w:rsidRDefault="008222A3">
            <w:r>
              <w:rPr>
                <w:color w:val="1E2235"/>
                <w:sz w:val="20"/>
                <w:szCs w:val="20"/>
              </w:rPr>
              <w:t>Connect to external CRM, helpdesk, BI, and communication platforms via API, webhooks, and pre-built connectors.</w:t>
            </w:r>
          </w:p>
        </w:tc>
        <w:tc>
          <w:tcPr>
            <w:tcW w:w="1080" w:type="dxa"/>
            <w:shd w:val="clear" w:color="auto" w:fill="FFFFFF"/>
            <w:tcMar>
              <w:top w:w="90" w:type="dxa"/>
              <w:left w:w="150" w:type="dxa"/>
              <w:bottom w:w="90" w:type="dxa"/>
              <w:right w:w="150" w:type="dxa"/>
            </w:tcMar>
            <w:tcPrChange w:id="81" w:author="Farah AlKhatab" w:date="2026-05-21T17:11:00Z" w16du:dateUtc="2026-05-21T14:11:00Z">
              <w:tcPr>
                <w:tcW w:w="471" w:type="dxa"/>
                <w:shd w:val="clear" w:color="auto" w:fill="FFFFFF"/>
                <w:tcMar>
                  <w:top w:w="90" w:type="dxa"/>
                  <w:left w:w="150" w:type="dxa"/>
                  <w:bottom w:w="90" w:type="dxa"/>
                  <w:right w:w="150" w:type="dxa"/>
                </w:tcMar>
              </w:tcPr>
            </w:tcPrChange>
          </w:tcPr>
          <w:p w14:paraId="459029B1" w14:textId="524B4548" w:rsidR="008222A3" w:rsidRDefault="008222A3">
            <w:r>
              <w:rPr>
                <w:color w:val="1E2235"/>
                <w:sz w:val="20"/>
                <w:szCs w:val="20"/>
              </w:rPr>
              <w:t>2</w:t>
            </w:r>
          </w:p>
        </w:tc>
      </w:tr>
      <w:tr w:rsidR="008222A3" w14:paraId="39914415" w14:textId="77777777" w:rsidTr="008222A3">
        <w:trPr>
          <w:trPrChange w:id="82" w:author="Farah AlKhatab" w:date="2026-05-21T17:11:00Z" w16du:dateUtc="2026-05-21T14:11:00Z">
            <w:trPr>
              <w:gridAfter w:val="0"/>
            </w:trPr>
          </w:trPrChange>
        </w:trPr>
        <w:tc>
          <w:tcPr>
            <w:tcW w:w="769" w:type="dxa"/>
            <w:shd w:val="clear" w:color="auto" w:fill="EEF1F7"/>
            <w:tcMar>
              <w:top w:w="90" w:type="dxa"/>
              <w:left w:w="150" w:type="dxa"/>
              <w:bottom w:w="90" w:type="dxa"/>
              <w:right w:w="150" w:type="dxa"/>
            </w:tcMar>
            <w:tcPrChange w:id="83" w:author="Farah AlKhatab" w:date="2026-05-21T17:11:00Z" w16du:dateUtc="2026-05-21T14:11:00Z">
              <w:tcPr>
                <w:tcW w:w="769" w:type="dxa"/>
                <w:shd w:val="clear" w:color="auto" w:fill="EEF1F7"/>
                <w:tcMar>
                  <w:top w:w="90" w:type="dxa"/>
                  <w:left w:w="150" w:type="dxa"/>
                  <w:bottom w:w="90" w:type="dxa"/>
                  <w:right w:w="150" w:type="dxa"/>
                </w:tcMar>
              </w:tcPr>
            </w:tcPrChange>
          </w:tcPr>
          <w:p w14:paraId="459029B3" w14:textId="77777777" w:rsidR="008222A3" w:rsidRDefault="008222A3">
            <w:r>
              <w:rPr>
                <w:color w:val="1E2235"/>
                <w:sz w:val="20"/>
                <w:szCs w:val="20"/>
              </w:rPr>
              <w:t>M-14</w:t>
            </w:r>
          </w:p>
        </w:tc>
        <w:tc>
          <w:tcPr>
            <w:tcW w:w="1786" w:type="dxa"/>
            <w:shd w:val="clear" w:color="auto" w:fill="EEF1F7"/>
            <w:tcMar>
              <w:top w:w="90" w:type="dxa"/>
              <w:left w:w="150" w:type="dxa"/>
              <w:bottom w:w="90" w:type="dxa"/>
              <w:right w:w="150" w:type="dxa"/>
            </w:tcMar>
            <w:tcPrChange w:id="84" w:author="Farah AlKhatab" w:date="2026-05-21T17:11:00Z" w16du:dateUtc="2026-05-21T14:11:00Z">
              <w:tcPr>
                <w:tcW w:w="1786" w:type="dxa"/>
                <w:shd w:val="clear" w:color="auto" w:fill="EEF1F7"/>
                <w:tcMar>
                  <w:top w:w="90" w:type="dxa"/>
                  <w:left w:w="150" w:type="dxa"/>
                  <w:bottom w:w="90" w:type="dxa"/>
                  <w:right w:w="150" w:type="dxa"/>
                </w:tcMar>
              </w:tcPr>
            </w:tcPrChange>
          </w:tcPr>
          <w:p w14:paraId="459029B4" w14:textId="77777777" w:rsidR="008222A3" w:rsidRDefault="008222A3">
            <w:r>
              <w:rPr>
                <w:color w:val="1E2235"/>
                <w:sz w:val="20"/>
                <w:szCs w:val="20"/>
              </w:rPr>
              <w:t>Survey logic and targeting engine</w:t>
            </w:r>
          </w:p>
        </w:tc>
        <w:tc>
          <w:tcPr>
            <w:tcW w:w="6080" w:type="dxa"/>
            <w:shd w:val="clear" w:color="auto" w:fill="EEF1F7"/>
            <w:tcMar>
              <w:top w:w="90" w:type="dxa"/>
              <w:left w:w="150" w:type="dxa"/>
              <w:bottom w:w="90" w:type="dxa"/>
              <w:right w:w="150" w:type="dxa"/>
            </w:tcMar>
            <w:tcPrChange w:id="85" w:author="Farah AlKhatab" w:date="2026-05-21T17:11:00Z" w16du:dateUtc="2026-05-21T14:11:00Z">
              <w:tcPr>
                <w:tcW w:w="2480" w:type="dxa"/>
                <w:shd w:val="clear" w:color="auto" w:fill="EEF1F7"/>
                <w:tcMar>
                  <w:top w:w="90" w:type="dxa"/>
                  <w:left w:w="150" w:type="dxa"/>
                  <w:bottom w:w="90" w:type="dxa"/>
                  <w:right w:w="150" w:type="dxa"/>
                </w:tcMar>
              </w:tcPr>
            </w:tcPrChange>
          </w:tcPr>
          <w:p w14:paraId="459029B5" w14:textId="77777777" w:rsidR="008222A3" w:rsidRDefault="008222A3">
            <w:r>
              <w:rPr>
                <w:color w:val="1E2235"/>
                <w:sz w:val="20"/>
                <w:szCs w:val="20"/>
              </w:rPr>
              <w:t>Advanced conditional branching, skip logic, display rules, audience segmentation, and A/B survey testing.</w:t>
            </w:r>
          </w:p>
        </w:tc>
        <w:tc>
          <w:tcPr>
            <w:tcW w:w="1080" w:type="dxa"/>
            <w:shd w:val="clear" w:color="auto" w:fill="EEF1F7"/>
            <w:tcMar>
              <w:top w:w="90" w:type="dxa"/>
              <w:left w:w="150" w:type="dxa"/>
              <w:bottom w:w="90" w:type="dxa"/>
              <w:right w:w="150" w:type="dxa"/>
            </w:tcMar>
            <w:tcPrChange w:id="86" w:author="Farah AlKhatab" w:date="2026-05-21T17:11:00Z" w16du:dateUtc="2026-05-21T14:11:00Z">
              <w:tcPr>
                <w:tcW w:w="471" w:type="dxa"/>
                <w:shd w:val="clear" w:color="auto" w:fill="EEF1F7"/>
                <w:tcMar>
                  <w:top w:w="90" w:type="dxa"/>
                  <w:left w:w="150" w:type="dxa"/>
                  <w:bottom w:w="90" w:type="dxa"/>
                  <w:right w:w="150" w:type="dxa"/>
                </w:tcMar>
              </w:tcPr>
            </w:tcPrChange>
          </w:tcPr>
          <w:p w14:paraId="459029B6" w14:textId="45AC4F46" w:rsidR="008222A3" w:rsidRDefault="008222A3">
            <w:r>
              <w:rPr>
                <w:color w:val="1E2235"/>
                <w:sz w:val="20"/>
                <w:szCs w:val="20"/>
              </w:rPr>
              <w:t>2</w:t>
            </w:r>
          </w:p>
        </w:tc>
      </w:tr>
      <w:tr w:rsidR="008222A3" w14:paraId="7B72D223" w14:textId="77777777" w:rsidTr="008222A3">
        <w:trPr>
          <w:trPrChange w:id="87" w:author="Farah AlKhatab" w:date="2026-05-21T17:11:00Z" w16du:dateUtc="2026-05-21T14:11:00Z">
            <w:trPr>
              <w:gridAfter w:val="0"/>
            </w:trPr>
          </w:trPrChange>
        </w:trPr>
        <w:tc>
          <w:tcPr>
            <w:tcW w:w="769" w:type="dxa"/>
            <w:shd w:val="clear" w:color="auto" w:fill="FFFFFF"/>
            <w:tcMar>
              <w:top w:w="90" w:type="dxa"/>
              <w:left w:w="150" w:type="dxa"/>
              <w:bottom w:w="90" w:type="dxa"/>
              <w:right w:w="150" w:type="dxa"/>
            </w:tcMar>
            <w:tcPrChange w:id="88" w:author="Farah AlKhatab" w:date="2026-05-21T17:11:00Z" w16du:dateUtc="2026-05-21T14:11:00Z">
              <w:tcPr>
                <w:tcW w:w="769" w:type="dxa"/>
                <w:shd w:val="clear" w:color="auto" w:fill="FFFFFF"/>
                <w:tcMar>
                  <w:top w:w="90" w:type="dxa"/>
                  <w:left w:w="150" w:type="dxa"/>
                  <w:bottom w:w="90" w:type="dxa"/>
                  <w:right w:w="150" w:type="dxa"/>
                </w:tcMar>
              </w:tcPr>
            </w:tcPrChange>
          </w:tcPr>
          <w:p w14:paraId="459029B8" w14:textId="77777777" w:rsidR="008222A3" w:rsidRDefault="008222A3">
            <w:r>
              <w:rPr>
                <w:color w:val="1E2235"/>
                <w:sz w:val="20"/>
                <w:szCs w:val="20"/>
              </w:rPr>
              <w:t>M-15</w:t>
            </w:r>
          </w:p>
        </w:tc>
        <w:tc>
          <w:tcPr>
            <w:tcW w:w="1786" w:type="dxa"/>
            <w:shd w:val="clear" w:color="auto" w:fill="FFFFFF"/>
            <w:tcMar>
              <w:top w:w="90" w:type="dxa"/>
              <w:left w:w="150" w:type="dxa"/>
              <w:bottom w:w="90" w:type="dxa"/>
              <w:right w:w="150" w:type="dxa"/>
            </w:tcMar>
            <w:tcPrChange w:id="89" w:author="Farah AlKhatab" w:date="2026-05-21T17:11:00Z" w16du:dateUtc="2026-05-21T14:11:00Z">
              <w:tcPr>
                <w:tcW w:w="1786" w:type="dxa"/>
                <w:shd w:val="clear" w:color="auto" w:fill="FFFFFF"/>
                <w:tcMar>
                  <w:top w:w="90" w:type="dxa"/>
                  <w:left w:w="150" w:type="dxa"/>
                  <w:bottom w:w="90" w:type="dxa"/>
                  <w:right w:w="150" w:type="dxa"/>
                </w:tcMar>
              </w:tcPr>
            </w:tcPrChange>
          </w:tcPr>
          <w:p w14:paraId="459029B9" w14:textId="77777777" w:rsidR="008222A3" w:rsidRDefault="008222A3">
            <w:r>
              <w:rPr>
                <w:color w:val="1E2235"/>
                <w:sz w:val="20"/>
                <w:szCs w:val="20"/>
              </w:rPr>
              <w:t>Action management</w:t>
            </w:r>
          </w:p>
        </w:tc>
        <w:tc>
          <w:tcPr>
            <w:tcW w:w="6080" w:type="dxa"/>
            <w:shd w:val="clear" w:color="auto" w:fill="FFFFFF"/>
            <w:tcMar>
              <w:top w:w="90" w:type="dxa"/>
              <w:left w:w="150" w:type="dxa"/>
              <w:bottom w:w="90" w:type="dxa"/>
              <w:right w:w="150" w:type="dxa"/>
            </w:tcMar>
            <w:tcPrChange w:id="90" w:author="Farah AlKhatab" w:date="2026-05-21T17:11:00Z" w16du:dateUtc="2026-05-21T14:11:00Z">
              <w:tcPr>
                <w:tcW w:w="2480" w:type="dxa"/>
                <w:shd w:val="clear" w:color="auto" w:fill="FFFFFF"/>
                <w:tcMar>
                  <w:top w:w="90" w:type="dxa"/>
                  <w:left w:w="150" w:type="dxa"/>
                  <w:bottom w:w="90" w:type="dxa"/>
                  <w:right w:w="150" w:type="dxa"/>
                </w:tcMar>
              </w:tcPr>
            </w:tcPrChange>
          </w:tcPr>
          <w:p w14:paraId="459029BA" w14:textId="77777777" w:rsidR="008222A3" w:rsidRDefault="008222A3">
            <w:r>
              <w:rPr>
                <w:color w:val="1E2235"/>
                <w:sz w:val="20"/>
                <w:szCs w:val="20"/>
              </w:rPr>
              <w:t>Define, assign, track, and measure improvement actions triggered by CX insights beyond individual case resolution.</w:t>
            </w:r>
          </w:p>
        </w:tc>
        <w:tc>
          <w:tcPr>
            <w:tcW w:w="1080" w:type="dxa"/>
            <w:shd w:val="clear" w:color="auto" w:fill="FFFFFF"/>
            <w:tcMar>
              <w:top w:w="90" w:type="dxa"/>
              <w:left w:w="150" w:type="dxa"/>
              <w:bottom w:w="90" w:type="dxa"/>
              <w:right w:w="150" w:type="dxa"/>
            </w:tcMar>
            <w:tcPrChange w:id="91" w:author="Farah AlKhatab" w:date="2026-05-21T17:11:00Z" w16du:dateUtc="2026-05-21T14:11:00Z">
              <w:tcPr>
                <w:tcW w:w="471" w:type="dxa"/>
                <w:shd w:val="clear" w:color="auto" w:fill="FFFFFF"/>
                <w:tcMar>
                  <w:top w:w="90" w:type="dxa"/>
                  <w:left w:w="150" w:type="dxa"/>
                  <w:bottom w:w="90" w:type="dxa"/>
                  <w:right w:w="150" w:type="dxa"/>
                </w:tcMar>
              </w:tcPr>
            </w:tcPrChange>
          </w:tcPr>
          <w:p w14:paraId="459029BB" w14:textId="42D9961A" w:rsidR="008222A3" w:rsidRDefault="008222A3">
            <w:r>
              <w:rPr>
                <w:color w:val="1E2235"/>
                <w:sz w:val="20"/>
                <w:szCs w:val="20"/>
              </w:rPr>
              <w:t>2</w:t>
            </w:r>
          </w:p>
        </w:tc>
      </w:tr>
      <w:tr w:rsidR="008222A3" w14:paraId="05131E42" w14:textId="77777777" w:rsidTr="008222A3">
        <w:trPr>
          <w:trPrChange w:id="92" w:author="Farah AlKhatab" w:date="2026-05-21T17:11:00Z" w16du:dateUtc="2026-05-21T14:11:00Z">
            <w:trPr>
              <w:gridAfter w:val="0"/>
            </w:trPr>
          </w:trPrChange>
        </w:trPr>
        <w:tc>
          <w:tcPr>
            <w:tcW w:w="769" w:type="dxa"/>
            <w:shd w:val="clear" w:color="auto" w:fill="DAE9F7" w:themeFill="text2" w:themeFillTint="1A"/>
            <w:tcMar>
              <w:top w:w="90" w:type="dxa"/>
              <w:left w:w="150" w:type="dxa"/>
              <w:bottom w:w="90" w:type="dxa"/>
              <w:right w:w="150" w:type="dxa"/>
            </w:tcMar>
            <w:tcPrChange w:id="93" w:author="Farah AlKhatab" w:date="2026-05-21T17:11:00Z" w16du:dateUtc="2026-05-21T14:11:00Z">
              <w:tcPr>
                <w:tcW w:w="769" w:type="dxa"/>
                <w:shd w:val="clear" w:color="auto" w:fill="DAE9F7" w:themeFill="text2" w:themeFillTint="1A"/>
                <w:tcMar>
                  <w:top w:w="90" w:type="dxa"/>
                  <w:left w:w="150" w:type="dxa"/>
                  <w:bottom w:w="90" w:type="dxa"/>
                  <w:right w:w="150" w:type="dxa"/>
                </w:tcMar>
              </w:tcPr>
            </w:tcPrChange>
          </w:tcPr>
          <w:p w14:paraId="0EE9D3CD" w14:textId="1AA45DA3" w:rsidR="008222A3" w:rsidRDefault="008222A3">
            <w:pPr>
              <w:rPr>
                <w:color w:val="1E2235"/>
                <w:sz w:val="20"/>
                <w:szCs w:val="20"/>
              </w:rPr>
            </w:pPr>
            <w:r>
              <w:rPr>
                <w:color w:val="1E2235"/>
                <w:sz w:val="20"/>
                <w:szCs w:val="20"/>
              </w:rPr>
              <w:t>M-16</w:t>
            </w:r>
          </w:p>
        </w:tc>
        <w:tc>
          <w:tcPr>
            <w:tcW w:w="1786" w:type="dxa"/>
            <w:shd w:val="clear" w:color="auto" w:fill="DAE9F7" w:themeFill="text2" w:themeFillTint="1A"/>
            <w:tcMar>
              <w:top w:w="90" w:type="dxa"/>
              <w:left w:w="150" w:type="dxa"/>
              <w:bottom w:w="90" w:type="dxa"/>
              <w:right w:w="150" w:type="dxa"/>
            </w:tcMar>
            <w:tcPrChange w:id="94" w:author="Farah AlKhatab" w:date="2026-05-21T17:11:00Z" w16du:dateUtc="2026-05-21T14:11:00Z">
              <w:tcPr>
                <w:tcW w:w="1786" w:type="dxa"/>
                <w:shd w:val="clear" w:color="auto" w:fill="DAE9F7" w:themeFill="text2" w:themeFillTint="1A"/>
                <w:tcMar>
                  <w:top w:w="90" w:type="dxa"/>
                  <w:left w:w="150" w:type="dxa"/>
                  <w:bottom w:w="90" w:type="dxa"/>
                  <w:right w:w="150" w:type="dxa"/>
                </w:tcMar>
              </w:tcPr>
            </w:tcPrChange>
          </w:tcPr>
          <w:p w14:paraId="3B6F16B2" w14:textId="05529A3F" w:rsidR="008222A3" w:rsidRDefault="008222A3">
            <w:pPr>
              <w:rPr>
                <w:color w:val="1E2235"/>
                <w:sz w:val="20"/>
                <w:szCs w:val="20"/>
              </w:rPr>
            </w:pPr>
            <w:r>
              <w:rPr>
                <w:color w:val="1E2235"/>
                <w:sz w:val="20"/>
                <w:szCs w:val="20"/>
              </w:rPr>
              <w:t>Customer Journey Mapping</w:t>
            </w:r>
          </w:p>
        </w:tc>
        <w:tc>
          <w:tcPr>
            <w:tcW w:w="6080" w:type="dxa"/>
            <w:shd w:val="clear" w:color="auto" w:fill="DAE9F7" w:themeFill="text2" w:themeFillTint="1A"/>
            <w:tcMar>
              <w:top w:w="90" w:type="dxa"/>
              <w:left w:w="150" w:type="dxa"/>
              <w:bottom w:w="90" w:type="dxa"/>
              <w:right w:w="150" w:type="dxa"/>
            </w:tcMar>
            <w:tcPrChange w:id="95" w:author="Farah AlKhatab" w:date="2026-05-21T17:11:00Z" w16du:dateUtc="2026-05-21T14:11:00Z">
              <w:tcPr>
                <w:tcW w:w="2480" w:type="dxa"/>
                <w:shd w:val="clear" w:color="auto" w:fill="DAE9F7" w:themeFill="text2" w:themeFillTint="1A"/>
                <w:tcMar>
                  <w:top w:w="90" w:type="dxa"/>
                  <w:left w:w="150" w:type="dxa"/>
                  <w:bottom w:w="90" w:type="dxa"/>
                  <w:right w:w="150" w:type="dxa"/>
                </w:tcMar>
              </w:tcPr>
            </w:tcPrChange>
          </w:tcPr>
          <w:p w14:paraId="76424F31" w14:textId="33BDCDE3" w:rsidR="008222A3" w:rsidRDefault="008222A3" w:rsidP="00291BD3">
            <w:pPr>
              <w:rPr>
                <w:color w:val="1E2235"/>
                <w:sz w:val="20"/>
                <w:szCs w:val="20"/>
              </w:rPr>
            </w:pPr>
            <w:r w:rsidRPr="00291BD3">
              <w:rPr>
                <w:color w:val="1E2235"/>
                <w:sz w:val="20"/>
                <w:szCs w:val="20"/>
              </w:rPr>
              <w:t>Persona Management</w:t>
            </w:r>
            <w:r>
              <w:rPr>
                <w:color w:val="1E2235"/>
                <w:sz w:val="20"/>
                <w:szCs w:val="20"/>
              </w:rPr>
              <w:t xml:space="preserve">: </w:t>
            </w:r>
            <w:r w:rsidRPr="00291BD3">
              <w:rPr>
                <w:color w:val="1E2235"/>
                <w:sz w:val="20"/>
                <w:szCs w:val="20"/>
              </w:rPr>
              <w:t>Persona configuration (optional, reusable across journeys)</w:t>
            </w:r>
          </w:p>
          <w:p w14:paraId="3A2A45AA" w14:textId="77777777" w:rsidR="008222A3" w:rsidRDefault="008222A3" w:rsidP="00291BD3">
            <w:pPr>
              <w:rPr>
                <w:color w:val="1E2235"/>
                <w:sz w:val="20"/>
                <w:szCs w:val="20"/>
              </w:rPr>
            </w:pPr>
            <w:r w:rsidRPr="00291BD3">
              <w:rPr>
                <w:color w:val="1E2235"/>
                <w:sz w:val="20"/>
                <w:szCs w:val="20"/>
              </w:rPr>
              <w:t>Journey, Stage &amp; Touchpoint-in-Journey Configuration</w:t>
            </w:r>
            <w:r>
              <w:rPr>
                <w:color w:val="1E2235"/>
                <w:sz w:val="20"/>
                <w:szCs w:val="20"/>
              </w:rPr>
              <w:t xml:space="preserve">: </w:t>
            </w:r>
            <w:r w:rsidRPr="00291BD3">
              <w:rPr>
                <w:color w:val="1E2235"/>
                <w:sz w:val="20"/>
                <w:szCs w:val="20"/>
              </w:rPr>
              <w:t>Customer journey configuration (journey → stages → touchpoints)</w:t>
            </w:r>
          </w:p>
          <w:p w14:paraId="2FC67F7C" w14:textId="695C357C" w:rsidR="008222A3" w:rsidRDefault="008222A3" w:rsidP="00291BD3">
            <w:pPr>
              <w:rPr>
                <w:color w:val="1E2235"/>
                <w:sz w:val="20"/>
                <w:szCs w:val="20"/>
              </w:rPr>
            </w:pPr>
            <w:r w:rsidRPr="00291BD3">
              <w:rPr>
                <w:color w:val="1E2235"/>
                <w:sz w:val="20"/>
                <w:szCs w:val="20"/>
              </w:rPr>
              <w:t>KPI Configuration per Touchpoint</w:t>
            </w:r>
          </w:p>
        </w:tc>
        <w:tc>
          <w:tcPr>
            <w:tcW w:w="1080" w:type="dxa"/>
            <w:shd w:val="clear" w:color="auto" w:fill="DAE9F7" w:themeFill="text2" w:themeFillTint="1A"/>
            <w:tcMar>
              <w:top w:w="90" w:type="dxa"/>
              <w:left w:w="150" w:type="dxa"/>
              <w:bottom w:w="90" w:type="dxa"/>
              <w:right w:w="150" w:type="dxa"/>
            </w:tcMar>
            <w:tcPrChange w:id="96" w:author="Farah AlKhatab" w:date="2026-05-21T17:11:00Z" w16du:dateUtc="2026-05-21T14:11:00Z">
              <w:tcPr>
                <w:tcW w:w="471" w:type="dxa"/>
                <w:shd w:val="clear" w:color="auto" w:fill="DAE9F7" w:themeFill="text2" w:themeFillTint="1A"/>
                <w:tcMar>
                  <w:top w:w="90" w:type="dxa"/>
                  <w:left w:w="150" w:type="dxa"/>
                  <w:bottom w:w="90" w:type="dxa"/>
                  <w:right w:w="150" w:type="dxa"/>
                </w:tcMar>
              </w:tcPr>
            </w:tcPrChange>
          </w:tcPr>
          <w:p w14:paraId="6D158333" w14:textId="2162E29A" w:rsidR="008222A3" w:rsidRDefault="008222A3">
            <w:pPr>
              <w:rPr>
                <w:color w:val="1E2235"/>
                <w:sz w:val="20"/>
                <w:szCs w:val="20"/>
              </w:rPr>
            </w:pPr>
            <w:r>
              <w:rPr>
                <w:color w:val="1E2235"/>
                <w:sz w:val="20"/>
                <w:szCs w:val="20"/>
              </w:rPr>
              <w:t>1</w:t>
            </w:r>
          </w:p>
        </w:tc>
      </w:tr>
    </w:tbl>
    <w:p w14:paraId="459029BE" w14:textId="11629FD3" w:rsidR="00625B79" w:rsidRDefault="00625B79">
      <w:pPr>
        <w:rPr>
          <w:ins w:id="97" w:author="Farah AlKhatab" w:date="2026-05-21T16:54:00Z" w16du:dateUtc="2026-05-21T13:54:00Z"/>
        </w:rPr>
      </w:pPr>
    </w:p>
    <w:p w14:paraId="565AE1BC" w14:textId="11988B85" w:rsidR="00081BF0" w:rsidRDefault="00081BF0" w:rsidP="00081BF0">
      <w:pPr>
        <w:pStyle w:val="Heading1"/>
        <w:pBdr>
          <w:bottom w:val="single" w:sz="6" w:space="1" w:color="1EC99A"/>
        </w:pBdr>
        <w:rPr>
          <w:ins w:id="98" w:author="Farah AlKhatab" w:date="2026-05-21T16:54:00Z" w16du:dateUtc="2026-05-21T13:54:00Z"/>
        </w:rPr>
      </w:pPr>
      <w:ins w:id="99" w:author="Farah AlKhatab" w:date="2026-05-21T16:54:00Z" w16du:dateUtc="2026-05-21T13:54:00Z">
        <w:r>
          <w:rPr>
            <w:color w:val="1EC99A"/>
          </w:rPr>
          <w:t xml:space="preserve">6 </w:t>
        </w:r>
        <w:r>
          <w:t>Modules Fe</w:t>
        </w:r>
      </w:ins>
      <w:ins w:id="100" w:author="Farah AlKhatab" w:date="2026-05-21T16:56:00Z" w16du:dateUtc="2026-05-21T13:56:00Z">
        <w:r>
          <w:t>ature Clustes</w:t>
        </w:r>
      </w:ins>
    </w:p>
    <w:p w14:paraId="1498B429" w14:textId="77777777" w:rsidR="00081BF0" w:rsidRDefault="00081BF0" w:rsidP="00081BF0">
      <w:pPr>
        <w:pStyle w:val="Heading2"/>
        <w:rPr>
          <w:ins w:id="101" w:author="Farah AlKhatab" w:date="2026-05-21T17:00:00Z" w16du:dateUtc="2026-05-21T14:00:00Z"/>
        </w:rPr>
        <w:pPrChange w:id="102" w:author="Farah AlKhatab" w:date="2026-05-21T17:00:00Z" w16du:dateUtc="2026-05-21T14:00:00Z">
          <w:pPr/>
        </w:pPrChange>
      </w:pPr>
      <w:ins w:id="103" w:author="Farah AlKhatab" w:date="2026-05-21T16:59:00Z" w16du:dateUtc="2026-05-21T13:59:00Z">
        <w:r>
          <w:t>M-01</w:t>
        </w:r>
        <w:r>
          <w:t xml:space="preserve"> </w:t>
        </w:r>
        <w:r>
          <w:t>Survey and form builder</w:t>
        </w:r>
      </w:ins>
    </w:p>
    <w:p w14:paraId="58CDC97D" w14:textId="70F4F3B6" w:rsidR="00081BF0" w:rsidRPr="00081BF0" w:rsidRDefault="00081BF0" w:rsidP="008222A3">
      <w:pPr>
        <w:pStyle w:val="ListParagraph"/>
        <w:numPr>
          <w:ilvl w:val="0"/>
          <w:numId w:val="24"/>
        </w:numPr>
        <w:rPr>
          <w:ins w:id="104" w:author="Farah AlKhatab" w:date="2026-05-21T17:00:00Z"/>
        </w:rPr>
        <w:pPrChange w:id="105" w:author="Farah AlKhatab" w:date="2026-05-21T17:10:00Z" w16du:dateUtc="2026-05-21T14:10:00Z">
          <w:pPr>
            <w:pStyle w:val="Heading2"/>
            <w:numPr>
              <w:numId w:val="7"/>
            </w:numPr>
            <w:ind w:left="540" w:hanging="270"/>
          </w:pPr>
        </w:pPrChange>
      </w:pPr>
      <w:ins w:id="106" w:author="Farah AlKhatab" w:date="2026-05-21T17:00:00Z">
        <w:r w:rsidRPr="00565C50">
          <w:rPr>
            <w:b/>
            <w:bCs/>
            <w:rPrChange w:id="107" w:author="Farah AlKhatab" w:date="2026-05-21T17:28:00Z" w16du:dateUtc="2026-05-21T14:28:00Z">
              <w:rPr/>
            </w:rPrChange>
          </w:rPr>
          <w:t xml:space="preserve">F-M01-01 Survey </w:t>
        </w:r>
      </w:ins>
      <w:ins w:id="108" w:author="Farah AlKhatab" w:date="2026-05-21T17:19:00Z" w16du:dateUtc="2026-05-21T14:19:00Z">
        <w:r w:rsidR="00D55FD3" w:rsidRPr="00565C50">
          <w:rPr>
            <w:b/>
            <w:bCs/>
            <w:rPrChange w:id="109" w:author="Farah AlKhatab" w:date="2026-05-21T17:28:00Z" w16du:dateUtc="2026-05-21T14:28:00Z">
              <w:rPr/>
            </w:rPrChange>
          </w:rPr>
          <w:t>authoring:</w:t>
        </w:r>
        <w:r w:rsidR="00D55FD3">
          <w:t xml:space="preserve"> Redirecting </w:t>
        </w:r>
      </w:ins>
      <w:ins w:id="110" w:author="Farah AlKhatab" w:date="2026-05-21T17:21:00Z" w16du:dateUtc="2026-05-21T14:21:00Z">
        <w:r w:rsidR="00D55FD3">
          <w:t xml:space="preserve">after submission </w:t>
        </w:r>
        <w:r w:rsidR="00D55FD3" w:rsidRPr="000314A0">
          <w:rPr>
            <w:b/>
            <w:bCs/>
            <w:rPrChange w:id="111" w:author="Farah AlKhatab" w:date="2026-05-21T17:29:00Z" w16du:dateUtc="2026-05-21T14:29:00Z">
              <w:rPr/>
            </w:rPrChange>
          </w:rPr>
          <w:t xml:space="preserve">– </w:t>
        </w:r>
        <w:r w:rsidR="00D55FD3">
          <w:t>AI survey builder</w:t>
        </w:r>
      </w:ins>
      <w:ins w:id="112" w:author="Farah AlKhatab" w:date="2026-05-21T17:22:00Z" w16du:dateUtc="2026-05-21T14:22:00Z">
        <w:r w:rsidR="00D55FD3">
          <w:t xml:space="preserve">. </w:t>
        </w:r>
      </w:ins>
      <w:ins w:id="113" w:author="Farah AlKhatab" w:date="2026-05-21T17:14:00Z" w16du:dateUtc="2026-05-21T14:14:00Z">
        <w:r w:rsidR="00D55FD3">
          <w:t xml:space="preserve"> </w:t>
        </w:r>
      </w:ins>
    </w:p>
    <w:p w14:paraId="69B7A530" w14:textId="6F065FD4" w:rsidR="00081BF0" w:rsidRPr="00081BF0" w:rsidRDefault="00081BF0" w:rsidP="008222A3">
      <w:pPr>
        <w:pStyle w:val="ListParagraph"/>
        <w:numPr>
          <w:ilvl w:val="0"/>
          <w:numId w:val="24"/>
        </w:numPr>
        <w:rPr>
          <w:ins w:id="114" w:author="Farah AlKhatab" w:date="2026-05-21T17:00:00Z"/>
        </w:rPr>
        <w:pPrChange w:id="115" w:author="Farah AlKhatab" w:date="2026-05-21T17:10:00Z" w16du:dateUtc="2026-05-21T14:10:00Z">
          <w:pPr>
            <w:pStyle w:val="Heading2"/>
            <w:numPr>
              <w:numId w:val="7"/>
            </w:numPr>
            <w:ind w:left="540" w:hanging="270"/>
          </w:pPr>
        </w:pPrChange>
      </w:pPr>
      <w:ins w:id="116" w:author="Farah AlKhatab" w:date="2026-05-21T17:00:00Z">
        <w:r w:rsidRPr="00565C50">
          <w:rPr>
            <w:b/>
            <w:bCs/>
            <w:rPrChange w:id="117" w:author="Farah AlKhatab" w:date="2026-05-21T17:28:00Z" w16du:dateUtc="2026-05-21T14:28:00Z">
              <w:rPr/>
            </w:rPrChange>
          </w:rPr>
          <w:t>F-M01-02 Question library and types</w:t>
        </w:r>
      </w:ins>
      <w:ins w:id="118" w:author="Farah AlKhatab" w:date="2026-05-21T17:25:00Z" w16du:dateUtc="2026-05-21T14:25:00Z">
        <w:r w:rsidR="00565C50" w:rsidRPr="00565C50">
          <w:rPr>
            <w:b/>
            <w:bCs/>
            <w:rPrChange w:id="119" w:author="Farah AlKhatab" w:date="2026-05-21T17:28:00Z" w16du:dateUtc="2026-05-21T14:28:00Z">
              <w:rPr/>
            </w:rPrChange>
          </w:rPr>
          <w:t>:</w:t>
        </w:r>
      </w:ins>
      <w:ins w:id="120" w:author="Farah AlKhatab" w:date="2026-05-21T17:27:00Z" w16du:dateUtc="2026-05-21T14:27:00Z">
        <w:r w:rsidR="00565C50">
          <w:t xml:space="preserve"> Score justification questions depending on the score.</w:t>
        </w:r>
      </w:ins>
    </w:p>
    <w:p w14:paraId="4549080A" w14:textId="77777777" w:rsidR="00081BF0" w:rsidRPr="00565C50" w:rsidRDefault="00081BF0" w:rsidP="008222A3">
      <w:pPr>
        <w:pStyle w:val="ListParagraph"/>
        <w:numPr>
          <w:ilvl w:val="0"/>
          <w:numId w:val="24"/>
        </w:numPr>
        <w:rPr>
          <w:ins w:id="121" w:author="Farah AlKhatab" w:date="2026-05-21T17:00:00Z"/>
          <w:b/>
          <w:bCs/>
          <w:rPrChange w:id="122" w:author="Farah AlKhatab" w:date="2026-05-21T17:28:00Z" w16du:dateUtc="2026-05-21T14:28:00Z">
            <w:rPr>
              <w:ins w:id="123" w:author="Farah AlKhatab" w:date="2026-05-21T17:00:00Z"/>
            </w:rPr>
          </w:rPrChange>
        </w:rPr>
        <w:pPrChange w:id="124" w:author="Farah AlKhatab" w:date="2026-05-21T17:10:00Z" w16du:dateUtc="2026-05-21T14:10:00Z">
          <w:pPr>
            <w:pStyle w:val="Heading2"/>
            <w:numPr>
              <w:numId w:val="7"/>
            </w:numPr>
            <w:ind w:left="540" w:hanging="270"/>
          </w:pPr>
        </w:pPrChange>
      </w:pPr>
      <w:ins w:id="125" w:author="Farah AlKhatab" w:date="2026-05-21T17:00:00Z">
        <w:r w:rsidRPr="00565C50">
          <w:rPr>
            <w:b/>
            <w:bCs/>
            <w:rPrChange w:id="126" w:author="Farah AlKhatab" w:date="2026-05-21T17:28:00Z" w16du:dateUtc="2026-05-21T14:28:00Z">
              <w:rPr/>
            </w:rPrChange>
          </w:rPr>
          <w:t>F-M01-03 Multi-language and RTL authoring</w:t>
        </w:r>
      </w:ins>
    </w:p>
    <w:p w14:paraId="1DC64D2A" w14:textId="76BA42C3" w:rsidR="00081BF0" w:rsidRPr="00081BF0" w:rsidRDefault="00081BF0" w:rsidP="008222A3">
      <w:pPr>
        <w:pStyle w:val="ListParagraph"/>
        <w:numPr>
          <w:ilvl w:val="0"/>
          <w:numId w:val="24"/>
        </w:numPr>
        <w:rPr>
          <w:ins w:id="127" w:author="Farah AlKhatab" w:date="2026-05-21T17:00:00Z"/>
        </w:rPr>
        <w:pPrChange w:id="128" w:author="Farah AlKhatab" w:date="2026-05-21T17:10:00Z" w16du:dateUtc="2026-05-21T14:10:00Z">
          <w:pPr>
            <w:pStyle w:val="Heading2"/>
            <w:numPr>
              <w:numId w:val="7"/>
            </w:numPr>
            <w:ind w:left="540" w:hanging="270"/>
          </w:pPr>
        </w:pPrChange>
      </w:pPr>
      <w:ins w:id="129" w:author="Farah AlKhatab" w:date="2026-05-21T17:00:00Z">
        <w:r w:rsidRPr="00565C50">
          <w:rPr>
            <w:b/>
            <w:bCs/>
            <w:rPrChange w:id="130" w:author="Farah AlKhatab" w:date="2026-05-21T17:28:00Z" w16du:dateUtc="2026-05-21T14:28:00Z">
              <w:rPr/>
            </w:rPrChange>
          </w:rPr>
          <w:t>F-M01-04 Channel preview</w:t>
        </w:r>
      </w:ins>
      <w:ins w:id="131" w:author="Farah AlKhatab" w:date="2026-05-21T17:23:00Z" w16du:dateUtc="2026-05-21T14:23:00Z">
        <w:r w:rsidR="00D55FD3" w:rsidRPr="00565C50">
          <w:rPr>
            <w:b/>
            <w:bCs/>
            <w:rPrChange w:id="132" w:author="Farah AlKhatab" w:date="2026-05-21T17:28:00Z" w16du:dateUtc="2026-05-21T14:28:00Z">
              <w:rPr/>
            </w:rPrChange>
          </w:rPr>
          <w:t>:</w:t>
        </w:r>
        <w:r w:rsidR="00D55FD3">
          <w:t xml:space="preserve"> Include 1</w:t>
        </w:r>
        <w:r w:rsidR="00D55FD3" w:rsidRPr="00D55FD3">
          <w:rPr>
            <w:vertAlign w:val="superscript"/>
            <w:rPrChange w:id="133" w:author="Farah AlKhatab" w:date="2026-05-21T17:23:00Z" w16du:dateUtc="2026-05-21T14:23:00Z">
              <w:rPr/>
            </w:rPrChange>
          </w:rPr>
          <w:t>st</w:t>
        </w:r>
        <w:r w:rsidR="00D55FD3">
          <w:t xml:space="preserve"> question in </w:t>
        </w:r>
      </w:ins>
      <w:ins w:id="134" w:author="Farah AlKhatab" w:date="2026-05-21T17:24:00Z" w16du:dateUtc="2026-05-21T14:24:00Z">
        <w:r w:rsidR="00D55FD3">
          <w:t>e</w:t>
        </w:r>
      </w:ins>
      <w:ins w:id="135" w:author="Farah AlKhatab" w:date="2026-05-21T17:23:00Z" w16du:dateUtc="2026-05-21T14:23:00Z">
        <w:r w:rsidR="00D55FD3">
          <w:t xml:space="preserve">mail survey in the </w:t>
        </w:r>
      </w:ins>
      <w:ins w:id="136" w:author="Farah AlKhatab" w:date="2026-05-21T17:24:00Z" w16du:dateUtc="2026-05-21T14:24:00Z">
        <w:r w:rsidR="00D55FD3">
          <w:t xml:space="preserve">email – Provide feedback questions after </w:t>
        </w:r>
        <w:r w:rsidR="00565C50">
          <w:t xml:space="preserve">survey </w:t>
        </w:r>
      </w:ins>
      <w:ins w:id="137" w:author="Farah AlKhatab" w:date="2026-05-21T17:25:00Z" w16du:dateUtc="2026-05-21T14:25:00Z">
        <w:r w:rsidR="00565C50">
          <w:t>expiry.</w:t>
        </w:r>
      </w:ins>
    </w:p>
    <w:p w14:paraId="5B8AFC74" w14:textId="7F515156" w:rsidR="00081BF0" w:rsidRPr="00565C50" w:rsidRDefault="00081BF0" w:rsidP="008222A3">
      <w:pPr>
        <w:pStyle w:val="ListParagraph"/>
        <w:numPr>
          <w:ilvl w:val="0"/>
          <w:numId w:val="24"/>
        </w:numPr>
        <w:rPr>
          <w:ins w:id="138" w:author="Farah AlKhatab" w:date="2026-05-21T17:00:00Z"/>
          <w:b/>
          <w:bCs/>
          <w:rPrChange w:id="139" w:author="Farah AlKhatab" w:date="2026-05-21T17:28:00Z" w16du:dateUtc="2026-05-21T14:28:00Z">
            <w:rPr>
              <w:ins w:id="140" w:author="Farah AlKhatab" w:date="2026-05-21T17:00:00Z"/>
            </w:rPr>
          </w:rPrChange>
        </w:rPr>
        <w:pPrChange w:id="141" w:author="Farah AlKhatab" w:date="2026-05-21T17:10:00Z" w16du:dateUtc="2026-05-21T14:10:00Z">
          <w:pPr>
            <w:pStyle w:val="Heading2"/>
            <w:numPr>
              <w:numId w:val="7"/>
            </w:numPr>
            <w:ind w:left="540" w:hanging="270"/>
          </w:pPr>
        </w:pPrChange>
      </w:pPr>
      <w:ins w:id="142" w:author="Farah AlKhatab" w:date="2026-05-21T17:00:00Z">
        <w:r w:rsidRPr="00565C50">
          <w:rPr>
            <w:b/>
            <w:bCs/>
            <w:rPrChange w:id="143" w:author="Farah AlKhatab" w:date="2026-05-21T17:28:00Z" w16du:dateUtc="2026-05-21T14:28:00Z">
              <w:rPr/>
            </w:rPrChange>
          </w:rPr>
          <w:t>F-M01-05 Basic conditional logic</w:t>
        </w:r>
      </w:ins>
      <w:ins w:id="144" w:author="Farah AlKhatab" w:date="2026-05-21T17:25:00Z" w16du:dateUtc="2026-05-21T14:25:00Z">
        <w:r w:rsidR="00565C50" w:rsidRPr="00565C50">
          <w:rPr>
            <w:b/>
            <w:bCs/>
            <w:rPrChange w:id="145" w:author="Farah AlKhatab" w:date="2026-05-21T17:28:00Z" w16du:dateUtc="2026-05-21T14:28:00Z">
              <w:rPr/>
            </w:rPrChange>
          </w:rPr>
          <w:t xml:space="preserve">: </w:t>
        </w:r>
      </w:ins>
      <w:ins w:id="146" w:author="Farah AlKhatab" w:date="2026-05-21T17:28:00Z" w16du:dateUtc="2026-05-21T14:28:00Z">
        <w:r w:rsidR="00565C50" w:rsidRPr="00565C50">
          <w:t>Question routing.</w:t>
        </w:r>
      </w:ins>
    </w:p>
    <w:p w14:paraId="251045B9" w14:textId="7E03D0D1" w:rsidR="00081BF0" w:rsidRPr="00565C50" w:rsidRDefault="00081BF0" w:rsidP="008222A3">
      <w:pPr>
        <w:pStyle w:val="ListParagraph"/>
        <w:numPr>
          <w:ilvl w:val="0"/>
          <w:numId w:val="24"/>
        </w:numPr>
        <w:rPr>
          <w:ins w:id="147" w:author="Farah AlKhatab" w:date="2026-05-21T17:01:00Z" w16du:dateUtc="2026-05-21T14:01:00Z"/>
          <w:b/>
          <w:bCs/>
          <w:rPrChange w:id="148" w:author="Farah AlKhatab" w:date="2026-05-21T17:28:00Z" w16du:dateUtc="2026-05-21T14:28:00Z">
            <w:rPr>
              <w:ins w:id="149" w:author="Farah AlKhatab" w:date="2026-05-21T17:01:00Z" w16du:dateUtc="2026-05-21T14:01:00Z"/>
            </w:rPr>
          </w:rPrChange>
        </w:rPr>
        <w:pPrChange w:id="150" w:author="Farah AlKhatab" w:date="2026-05-21T17:10:00Z" w16du:dateUtc="2026-05-21T14:10:00Z">
          <w:pPr>
            <w:pStyle w:val="ListParagraph"/>
            <w:numPr>
              <w:numId w:val="8"/>
            </w:numPr>
            <w:ind w:left="720" w:hanging="360"/>
          </w:pPr>
        </w:pPrChange>
      </w:pPr>
      <w:ins w:id="151" w:author="Farah AlKhatab" w:date="2026-05-21T17:00:00Z">
        <w:r w:rsidRPr="00565C50">
          <w:rPr>
            <w:b/>
            <w:bCs/>
            <w:rPrChange w:id="152" w:author="Farah AlKhatab" w:date="2026-05-21T17:28:00Z" w16du:dateUtc="2026-05-21T14:28:00Z">
              <w:rPr/>
            </w:rPrChange>
          </w:rPr>
          <w:t>F-M01-06 Survey versioning and templates</w:t>
        </w:r>
      </w:ins>
    </w:p>
    <w:p w14:paraId="2D40E8E4" w14:textId="339183CF" w:rsidR="00081BF0" w:rsidRDefault="00081BF0" w:rsidP="008222A3">
      <w:pPr>
        <w:pStyle w:val="Heading2"/>
        <w:rPr>
          <w:ins w:id="153" w:author="Farah AlKhatab" w:date="2026-05-21T17:02:00Z" w16du:dateUtc="2026-05-21T14:02:00Z"/>
        </w:rPr>
        <w:pPrChange w:id="154" w:author="Farah AlKhatab" w:date="2026-05-21T17:04:00Z" w16du:dateUtc="2026-05-21T14:04:00Z">
          <w:pPr/>
        </w:pPrChange>
      </w:pPr>
      <w:ins w:id="155" w:author="Farah AlKhatab" w:date="2026-05-21T17:01:00Z" w16du:dateUtc="2026-05-21T14:01:00Z">
        <w:r w:rsidRPr="008222A3">
          <w:rPr>
            <w:rPrChange w:id="156" w:author="Farah AlKhatab" w:date="2026-05-21T17:04:00Z" w16du:dateUtc="2026-05-21T14:04:00Z">
              <w:rPr>
                <w:color w:val="1E2235"/>
                <w:sz w:val="20"/>
                <w:szCs w:val="20"/>
              </w:rPr>
            </w:rPrChange>
          </w:rPr>
          <w:t>M-02</w:t>
        </w:r>
      </w:ins>
      <w:ins w:id="157" w:author="Farah AlKhatab" w:date="2026-05-21T17:02:00Z" w16du:dateUtc="2026-05-21T14:02:00Z">
        <w:r w:rsidRPr="008222A3">
          <w:rPr>
            <w:rPrChange w:id="158" w:author="Farah AlKhatab" w:date="2026-05-21T17:04:00Z" w16du:dateUtc="2026-05-21T14:04:00Z">
              <w:rPr>
                <w:color w:val="1E2235"/>
                <w:sz w:val="20"/>
                <w:szCs w:val="20"/>
              </w:rPr>
            </w:rPrChange>
          </w:rPr>
          <w:t xml:space="preserve"> </w:t>
        </w:r>
        <w:r w:rsidRPr="008222A3">
          <w:rPr>
            <w:rPrChange w:id="159" w:author="Farah AlKhatab" w:date="2026-05-21T17:04:00Z" w16du:dateUtc="2026-05-21T14:04:00Z">
              <w:rPr>
                <w:color w:val="1E2235"/>
                <w:sz w:val="20"/>
                <w:szCs w:val="20"/>
              </w:rPr>
            </w:rPrChange>
          </w:rPr>
          <w:t>Channel management and distribution</w:t>
        </w:r>
      </w:ins>
    </w:p>
    <w:p w14:paraId="5A950309" w14:textId="77777777" w:rsidR="008222A3" w:rsidRPr="008222A3" w:rsidRDefault="008222A3" w:rsidP="008222A3">
      <w:pPr>
        <w:numPr>
          <w:ilvl w:val="0"/>
          <w:numId w:val="23"/>
        </w:numPr>
        <w:rPr>
          <w:ins w:id="160" w:author="Farah AlKhatab" w:date="2026-05-21T17:10:00Z"/>
        </w:rPr>
      </w:pPr>
      <w:ins w:id="161" w:author="Farah AlKhatab" w:date="2026-05-21T17:10:00Z">
        <w:r w:rsidRPr="008222A3">
          <w:t>F-M02-01 Channel adapter configuration</w:t>
        </w:r>
      </w:ins>
    </w:p>
    <w:p w14:paraId="21A266A9" w14:textId="77777777" w:rsidR="008222A3" w:rsidRPr="008222A3" w:rsidRDefault="008222A3" w:rsidP="008222A3">
      <w:pPr>
        <w:numPr>
          <w:ilvl w:val="0"/>
          <w:numId w:val="23"/>
        </w:numPr>
        <w:rPr>
          <w:ins w:id="162" w:author="Farah AlKhatab" w:date="2026-05-21T17:10:00Z"/>
        </w:rPr>
      </w:pPr>
      <w:ins w:id="163" w:author="Farah AlKhatab" w:date="2026-05-21T17:10:00Z">
        <w:r w:rsidRPr="008222A3">
          <w:t>F-M02-02 Distribution campaigns</w:t>
        </w:r>
      </w:ins>
    </w:p>
    <w:p w14:paraId="6E491491" w14:textId="77777777" w:rsidR="008222A3" w:rsidRPr="008222A3" w:rsidRDefault="008222A3" w:rsidP="008222A3">
      <w:pPr>
        <w:numPr>
          <w:ilvl w:val="0"/>
          <w:numId w:val="23"/>
        </w:numPr>
        <w:rPr>
          <w:ins w:id="164" w:author="Farah AlKhatab" w:date="2026-05-21T17:10:00Z"/>
        </w:rPr>
      </w:pPr>
      <w:ins w:id="165" w:author="Farah AlKhatab" w:date="2026-05-21T17:10:00Z">
        <w:r w:rsidRPr="008222A3">
          <w:t>F-M02-03 Survey scheduling</w:t>
        </w:r>
      </w:ins>
    </w:p>
    <w:p w14:paraId="04A70134" w14:textId="77777777" w:rsidR="008222A3" w:rsidRPr="008222A3" w:rsidRDefault="008222A3" w:rsidP="008222A3">
      <w:pPr>
        <w:numPr>
          <w:ilvl w:val="0"/>
          <w:numId w:val="23"/>
        </w:numPr>
        <w:rPr>
          <w:ins w:id="166" w:author="Farah AlKhatab" w:date="2026-05-21T17:10:00Z"/>
        </w:rPr>
      </w:pPr>
      <w:ins w:id="167" w:author="Farah AlKhatab" w:date="2026-05-21T17:10:00Z">
        <w:r w:rsidRPr="008222A3">
          <w:t>F-M02-04 Delivery tracking</w:t>
        </w:r>
      </w:ins>
    </w:p>
    <w:p w14:paraId="15E5EB8E" w14:textId="77777777" w:rsidR="008222A3" w:rsidRPr="008222A3" w:rsidRDefault="008222A3" w:rsidP="008222A3">
      <w:pPr>
        <w:numPr>
          <w:ilvl w:val="0"/>
          <w:numId w:val="23"/>
        </w:numPr>
        <w:rPr>
          <w:ins w:id="168" w:author="Farah AlKhatab" w:date="2026-05-21T17:10:00Z"/>
        </w:rPr>
      </w:pPr>
      <w:ins w:id="169" w:author="Farah AlKhatab" w:date="2026-05-21T17:10:00Z">
        <w:r w:rsidRPr="008222A3">
          <w:t>F-M02-05 Channel-specific rules</w:t>
        </w:r>
      </w:ins>
    </w:p>
    <w:p w14:paraId="418A8BCF" w14:textId="308A5AE3" w:rsidR="00081BF0" w:rsidRDefault="008222A3" w:rsidP="008222A3">
      <w:pPr>
        <w:pStyle w:val="ListParagraph"/>
        <w:numPr>
          <w:ilvl w:val="0"/>
          <w:numId w:val="23"/>
        </w:numPr>
        <w:rPr>
          <w:ins w:id="170" w:author="Farah AlKhatab" w:date="2026-05-21T17:01:00Z" w16du:dateUtc="2026-05-21T14:01:00Z"/>
        </w:rPr>
        <w:pPrChange w:id="171" w:author="Farah AlKhatab" w:date="2026-05-21T17:10:00Z" w16du:dateUtc="2026-05-21T14:10:00Z">
          <w:pPr/>
        </w:pPrChange>
      </w:pPr>
      <w:ins w:id="172" w:author="Farah AlKhatab" w:date="2026-05-21T17:10:00Z">
        <w:r w:rsidRPr="008222A3">
          <w:lastRenderedPageBreak/>
          <w:t>F-M02-06 Channel health monitoring</w:t>
        </w:r>
      </w:ins>
    </w:p>
    <w:p w14:paraId="2246496D" w14:textId="7D7BAD77" w:rsidR="00081BF0" w:rsidRDefault="00081BF0" w:rsidP="008222A3">
      <w:pPr>
        <w:pStyle w:val="Heading2"/>
        <w:rPr>
          <w:ins w:id="173" w:author="Farah AlKhatab" w:date="2026-05-21T17:02:00Z" w16du:dateUtc="2026-05-21T14:02:00Z"/>
        </w:rPr>
        <w:pPrChange w:id="174" w:author="Farah AlKhatab" w:date="2026-05-21T17:04:00Z" w16du:dateUtc="2026-05-21T14:04:00Z">
          <w:pPr/>
        </w:pPrChange>
      </w:pPr>
      <w:ins w:id="175" w:author="Farah AlKhatab" w:date="2026-05-21T17:01:00Z" w16du:dateUtc="2026-05-21T14:01:00Z">
        <w:r w:rsidRPr="008222A3">
          <w:rPr>
            <w:rPrChange w:id="176" w:author="Farah AlKhatab" w:date="2026-05-21T17:04:00Z" w16du:dateUtc="2026-05-21T14:04:00Z">
              <w:rPr>
                <w:color w:val="1E2235"/>
                <w:sz w:val="20"/>
                <w:szCs w:val="20"/>
              </w:rPr>
            </w:rPrChange>
          </w:rPr>
          <w:t>M-0</w:t>
        </w:r>
        <w:r w:rsidRPr="008222A3">
          <w:rPr>
            <w:rPrChange w:id="177" w:author="Farah AlKhatab" w:date="2026-05-21T17:04:00Z" w16du:dateUtc="2026-05-21T14:04:00Z">
              <w:rPr>
                <w:color w:val="1E2235"/>
                <w:sz w:val="20"/>
                <w:szCs w:val="20"/>
              </w:rPr>
            </w:rPrChange>
          </w:rPr>
          <w:t>3</w:t>
        </w:r>
      </w:ins>
      <w:ins w:id="178" w:author="Farah AlKhatab" w:date="2026-05-21T17:02:00Z" w16du:dateUtc="2026-05-21T14:02:00Z">
        <w:r w:rsidRPr="008222A3">
          <w:rPr>
            <w:rPrChange w:id="179" w:author="Farah AlKhatab" w:date="2026-05-21T17:04:00Z" w16du:dateUtc="2026-05-21T14:04:00Z">
              <w:rPr>
                <w:color w:val="1E2235"/>
                <w:sz w:val="20"/>
                <w:szCs w:val="20"/>
              </w:rPr>
            </w:rPrChange>
          </w:rPr>
          <w:t xml:space="preserve"> </w:t>
        </w:r>
        <w:r w:rsidRPr="008222A3">
          <w:rPr>
            <w:rPrChange w:id="180" w:author="Farah AlKhatab" w:date="2026-05-21T17:04:00Z" w16du:dateUtc="2026-05-21T14:04:00Z">
              <w:rPr>
                <w:color w:val="1E2235"/>
                <w:sz w:val="20"/>
                <w:szCs w:val="20"/>
              </w:rPr>
            </w:rPrChange>
          </w:rPr>
          <w:t>Audience and contact management</w:t>
        </w:r>
      </w:ins>
    </w:p>
    <w:p w14:paraId="13F361E1" w14:textId="77777777" w:rsidR="008222A3" w:rsidRPr="008222A3" w:rsidRDefault="008222A3" w:rsidP="008222A3">
      <w:pPr>
        <w:numPr>
          <w:ilvl w:val="0"/>
          <w:numId w:val="22"/>
        </w:numPr>
        <w:rPr>
          <w:ins w:id="181" w:author="Farah AlKhatab" w:date="2026-05-21T17:09:00Z"/>
        </w:rPr>
      </w:pPr>
      <w:ins w:id="182" w:author="Farah AlKhatab" w:date="2026-05-21T17:09:00Z">
        <w:r w:rsidRPr="008222A3">
          <w:t>F-M03-01 Contact records and profiles</w:t>
        </w:r>
      </w:ins>
    </w:p>
    <w:p w14:paraId="7AFEB480" w14:textId="77777777" w:rsidR="008222A3" w:rsidRPr="008222A3" w:rsidRDefault="008222A3" w:rsidP="008222A3">
      <w:pPr>
        <w:numPr>
          <w:ilvl w:val="0"/>
          <w:numId w:val="22"/>
        </w:numPr>
        <w:rPr>
          <w:ins w:id="183" w:author="Farah AlKhatab" w:date="2026-05-21T17:09:00Z"/>
        </w:rPr>
      </w:pPr>
      <w:ins w:id="184" w:author="Farah AlKhatab" w:date="2026-05-21T17:09:00Z">
        <w:r w:rsidRPr="008222A3">
          <w:t>F-M03-02 Audience lists and segments</w:t>
        </w:r>
      </w:ins>
    </w:p>
    <w:p w14:paraId="185F8272" w14:textId="77777777" w:rsidR="008222A3" w:rsidRPr="008222A3" w:rsidRDefault="008222A3" w:rsidP="008222A3">
      <w:pPr>
        <w:numPr>
          <w:ilvl w:val="0"/>
          <w:numId w:val="22"/>
        </w:numPr>
        <w:rPr>
          <w:ins w:id="185" w:author="Farah AlKhatab" w:date="2026-05-21T17:09:00Z"/>
        </w:rPr>
      </w:pPr>
      <w:ins w:id="186" w:author="Farah AlKhatab" w:date="2026-05-21T17:09:00Z">
        <w:r w:rsidRPr="008222A3">
          <w:t>F-M03-03 Contact import</w:t>
        </w:r>
      </w:ins>
    </w:p>
    <w:p w14:paraId="231C1147" w14:textId="77777777" w:rsidR="008222A3" w:rsidRPr="008222A3" w:rsidRDefault="008222A3" w:rsidP="008222A3">
      <w:pPr>
        <w:numPr>
          <w:ilvl w:val="0"/>
          <w:numId w:val="22"/>
        </w:numPr>
        <w:rPr>
          <w:ins w:id="187" w:author="Farah AlKhatab" w:date="2026-05-21T17:09:00Z"/>
        </w:rPr>
      </w:pPr>
      <w:ins w:id="188" w:author="Farah AlKhatab" w:date="2026-05-21T17:09:00Z">
        <w:r w:rsidRPr="008222A3">
          <w:t>F-M03-04 Suppression and opt-out</w:t>
        </w:r>
      </w:ins>
    </w:p>
    <w:p w14:paraId="06CF9DAC" w14:textId="77777777" w:rsidR="008222A3" w:rsidRPr="008222A3" w:rsidRDefault="008222A3" w:rsidP="008222A3">
      <w:pPr>
        <w:numPr>
          <w:ilvl w:val="0"/>
          <w:numId w:val="22"/>
        </w:numPr>
        <w:rPr>
          <w:ins w:id="189" w:author="Farah AlKhatab" w:date="2026-05-21T17:09:00Z"/>
        </w:rPr>
      </w:pPr>
      <w:ins w:id="190" w:author="Farah AlKhatab" w:date="2026-05-21T17:09:00Z">
        <w:r w:rsidRPr="008222A3">
          <w:t>F-M03-05 Deduplication</w:t>
        </w:r>
      </w:ins>
    </w:p>
    <w:p w14:paraId="3140BA3B" w14:textId="65E090E5" w:rsidR="00081BF0" w:rsidRDefault="008222A3" w:rsidP="008222A3">
      <w:pPr>
        <w:pStyle w:val="ListParagraph"/>
        <w:numPr>
          <w:ilvl w:val="0"/>
          <w:numId w:val="22"/>
        </w:numPr>
        <w:rPr>
          <w:ins w:id="191" w:author="Farah AlKhatab" w:date="2026-05-21T17:01:00Z" w16du:dateUtc="2026-05-21T14:01:00Z"/>
        </w:rPr>
        <w:pPrChange w:id="192" w:author="Farah AlKhatab" w:date="2026-05-21T17:09:00Z" w16du:dateUtc="2026-05-21T14:09:00Z">
          <w:pPr/>
        </w:pPrChange>
      </w:pPr>
      <w:ins w:id="193" w:author="Farah AlKhatab" w:date="2026-05-21T17:09:00Z">
        <w:r w:rsidRPr="008222A3">
          <w:t>F-M03-06 Survey fatigue protection</w:t>
        </w:r>
      </w:ins>
    </w:p>
    <w:p w14:paraId="6BEACBFB" w14:textId="29A05532" w:rsidR="00081BF0" w:rsidRDefault="00081BF0" w:rsidP="008222A3">
      <w:pPr>
        <w:pStyle w:val="Heading2"/>
        <w:rPr>
          <w:ins w:id="194" w:author="Farah AlKhatab" w:date="2026-05-21T17:02:00Z" w16du:dateUtc="2026-05-21T14:02:00Z"/>
        </w:rPr>
        <w:pPrChange w:id="195" w:author="Farah AlKhatab" w:date="2026-05-21T17:04:00Z" w16du:dateUtc="2026-05-21T14:04:00Z">
          <w:pPr/>
        </w:pPrChange>
      </w:pPr>
      <w:ins w:id="196" w:author="Farah AlKhatab" w:date="2026-05-21T17:01:00Z" w16du:dateUtc="2026-05-21T14:01:00Z">
        <w:r w:rsidRPr="008222A3">
          <w:rPr>
            <w:rPrChange w:id="197" w:author="Farah AlKhatab" w:date="2026-05-21T17:04:00Z" w16du:dateUtc="2026-05-21T14:04:00Z">
              <w:rPr>
                <w:color w:val="1E2235"/>
                <w:sz w:val="20"/>
                <w:szCs w:val="20"/>
              </w:rPr>
            </w:rPrChange>
          </w:rPr>
          <w:t>M-0</w:t>
        </w:r>
        <w:r w:rsidRPr="008222A3">
          <w:rPr>
            <w:rPrChange w:id="198" w:author="Farah AlKhatab" w:date="2026-05-21T17:04:00Z" w16du:dateUtc="2026-05-21T14:04:00Z">
              <w:rPr>
                <w:color w:val="1E2235"/>
                <w:sz w:val="20"/>
                <w:szCs w:val="20"/>
              </w:rPr>
            </w:rPrChange>
          </w:rPr>
          <w:t>4</w:t>
        </w:r>
      </w:ins>
      <w:ins w:id="199" w:author="Farah AlKhatab" w:date="2026-05-21T17:02:00Z" w16du:dateUtc="2026-05-21T14:02:00Z">
        <w:r w:rsidRPr="008222A3">
          <w:rPr>
            <w:rPrChange w:id="200" w:author="Farah AlKhatab" w:date="2026-05-21T17:04:00Z" w16du:dateUtc="2026-05-21T14:04:00Z">
              <w:rPr>
                <w:color w:val="1E2235"/>
                <w:sz w:val="20"/>
                <w:szCs w:val="20"/>
              </w:rPr>
            </w:rPrChange>
          </w:rPr>
          <w:t xml:space="preserve"> </w:t>
        </w:r>
        <w:r w:rsidRPr="008222A3">
          <w:rPr>
            <w:rPrChange w:id="201" w:author="Farah AlKhatab" w:date="2026-05-21T17:04:00Z" w16du:dateUtc="2026-05-21T14:04:00Z">
              <w:rPr>
                <w:color w:val="1E2235"/>
                <w:sz w:val="20"/>
                <w:szCs w:val="20"/>
              </w:rPr>
            </w:rPrChange>
          </w:rPr>
          <w:t>Response collection engine</w:t>
        </w:r>
      </w:ins>
    </w:p>
    <w:p w14:paraId="6383BB6D" w14:textId="77777777" w:rsidR="008222A3" w:rsidRPr="008222A3" w:rsidRDefault="008222A3" w:rsidP="008222A3">
      <w:pPr>
        <w:numPr>
          <w:ilvl w:val="0"/>
          <w:numId w:val="21"/>
        </w:numPr>
        <w:rPr>
          <w:ins w:id="202" w:author="Farah AlKhatab" w:date="2026-05-21T17:09:00Z"/>
        </w:rPr>
      </w:pPr>
      <w:ins w:id="203" w:author="Farah AlKhatab" w:date="2026-05-21T17:09:00Z">
        <w:r w:rsidRPr="008222A3">
          <w:t xml:space="preserve">F-M04-01 </w:t>
        </w:r>
        <w:proofErr w:type="gramStart"/>
        <w:r w:rsidRPr="008222A3">
          <w:t>Multi-channel</w:t>
        </w:r>
        <w:proofErr w:type="gramEnd"/>
        <w:r w:rsidRPr="008222A3">
          <w:t xml:space="preserve"> ingestion</w:t>
        </w:r>
      </w:ins>
    </w:p>
    <w:p w14:paraId="4FBA3D9B" w14:textId="77777777" w:rsidR="008222A3" w:rsidRPr="008222A3" w:rsidRDefault="008222A3" w:rsidP="008222A3">
      <w:pPr>
        <w:numPr>
          <w:ilvl w:val="0"/>
          <w:numId w:val="21"/>
        </w:numPr>
        <w:rPr>
          <w:ins w:id="204" w:author="Farah AlKhatab" w:date="2026-05-21T17:09:00Z"/>
        </w:rPr>
      </w:pPr>
      <w:ins w:id="205" w:author="Farah AlKhatab" w:date="2026-05-21T17:09:00Z">
        <w:r w:rsidRPr="008222A3">
          <w:t>F-M04-02 Validation and deduplication</w:t>
        </w:r>
      </w:ins>
    </w:p>
    <w:p w14:paraId="36DA4A90" w14:textId="77777777" w:rsidR="008222A3" w:rsidRPr="008222A3" w:rsidRDefault="008222A3" w:rsidP="008222A3">
      <w:pPr>
        <w:numPr>
          <w:ilvl w:val="0"/>
          <w:numId w:val="21"/>
        </w:numPr>
        <w:rPr>
          <w:ins w:id="206" w:author="Farah AlKhatab" w:date="2026-05-21T17:09:00Z"/>
        </w:rPr>
      </w:pPr>
      <w:ins w:id="207" w:author="Farah AlKhatab" w:date="2026-05-21T17:09:00Z">
        <w:r w:rsidRPr="008222A3">
          <w:t>F-M04-03 Partial response handling</w:t>
        </w:r>
      </w:ins>
    </w:p>
    <w:p w14:paraId="6F6B3553" w14:textId="77777777" w:rsidR="008222A3" w:rsidRPr="008222A3" w:rsidRDefault="008222A3" w:rsidP="008222A3">
      <w:pPr>
        <w:numPr>
          <w:ilvl w:val="0"/>
          <w:numId w:val="21"/>
        </w:numPr>
        <w:rPr>
          <w:ins w:id="208" w:author="Farah AlKhatab" w:date="2026-05-21T17:09:00Z"/>
        </w:rPr>
      </w:pPr>
      <w:ins w:id="209" w:author="Farah AlKhatab" w:date="2026-05-21T17:09:00Z">
        <w:r w:rsidRPr="008222A3">
          <w:t>F-M04-04 Response data model</w:t>
        </w:r>
      </w:ins>
    </w:p>
    <w:p w14:paraId="4DA1D53B" w14:textId="7EE9A823" w:rsidR="00081BF0" w:rsidRDefault="008222A3" w:rsidP="008222A3">
      <w:pPr>
        <w:pStyle w:val="ListParagraph"/>
        <w:numPr>
          <w:ilvl w:val="0"/>
          <w:numId w:val="21"/>
        </w:numPr>
        <w:rPr>
          <w:ins w:id="210" w:author="Farah AlKhatab" w:date="2026-05-21T17:01:00Z" w16du:dateUtc="2026-05-21T14:01:00Z"/>
        </w:rPr>
        <w:pPrChange w:id="211" w:author="Farah AlKhatab" w:date="2026-05-21T17:09:00Z" w16du:dateUtc="2026-05-21T14:09:00Z">
          <w:pPr/>
        </w:pPrChange>
      </w:pPr>
      <w:ins w:id="212" w:author="Farah AlKhatab" w:date="2026-05-21T17:09:00Z">
        <w:r w:rsidRPr="008222A3">
          <w:t>F-M04-05 Response state lifecycle</w:t>
        </w:r>
      </w:ins>
    </w:p>
    <w:p w14:paraId="3D24DD0F" w14:textId="4A414AD6" w:rsidR="00081BF0" w:rsidRDefault="00081BF0" w:rsidP="008222A3">
      <w:pPr>
        <w:pStyle w:val="Heading2"/>
        <w:rPr>
          <w:ins w:id="213" w:author="Farah AlKhatab" w:date="2026-05-21T17:03:00Z" w16du:dateUtc="2026-05-21T14:03:00Z"/>
        </w:rPr>
        <w:pPrChange w:id="214" w:author="Farah AlKhatab" w:date="2026-05-21T17:04:00Z" w16du:dateUtc="2026-05-21T14:04:00Z">
          <w:pPr/>
        </w:pPrChange>
      </w:pPr>
      <w:ins w:id="215" w:author="Farah AlKhatab" w:date="2026-05-21T17:01:00Z" w16du:dateUtc="2026-05-21T14:01:00Z">
        <w:r w:rsidRPr="008222A3">
          <w:rPr>
            <w:rPrChange w:id="216" w:author="Farah AlKhatab" w:date="2026-05-21T17:04:00Z" w16du:dateUtc="2026-05-21T14:04:00Z">
              <w:rPr>
                <w:color w:val="1E2235"/>
                <w:sz w:val="20"/>
                <w:szCs w:val="20"/>
              </w:rPr>
            </w:rPrChange>
          </w:rPr>
          <w:t>M-0</w:t>
        </w:r>
        <w:r w:rsidRPr="008222A3">
          <w:rPr>
            <w:rPrChange w:id="217" w:author="Farah AlKhatab" w:date="2026-05-21T17:04:00Z" w16du:dateUtc="2026-05-21T14:04:00Z">
              <w:rPr>
                <w:color w:val="1E2235"/>
                <w:sz w:val="20"/>
                <w:szCs w:val="20"/>
              </w:rPr>
            </w:rPrChange>
          </w:rPr>
          <w:t>5</w:t>
        </w:r>
      </w:ins>
      <w:ins w:id="218" w:author="Farah AlKhatab" w:date="2026-05-21T17:02:00Z" w16du:dateUtc="2026-05-21T14:02:00Z">
        <w:r w:rsidRPr="008222A3">
          <w:rPr>
            <w:rPrChange w:id="219" w:author="Farah AlKhatab" w:date="2026-05-21T17:04:00Z" w16du:dateUtc="2026-05-21T14:04:00Z">
              <w:rPr>
                <w:color w:val="1E2235"/>
                <w:sz w:val="20"/>
                <w:szCs w:val="20"/>
              </w:rPr>
            </w:rPrChange>
          </w:rPr>
          <w:t xml:space="preserve"> </w:t>
        </w:r>
      </w:ins>
      <w:ins w:id="220" w:author="Farah AlKhatab" w:date="2026-05-21T17:03:00Z" w16du:dateUtc="2026-05-21T14:03:00Z">
        <w:r w:rsidRPr="008222A3">
          <w:rPr>
            <w:rPrChange w:id="221" w:author="Farah AlKhatab" w:date="2026-05-21T17:04:00Z" w16du:dateUtc="2026-05-21T14:04:00Z">
              <w:rPr>
                <w:color w:val="1E2235"/>
                <w:sz w:val="20"/>
                <w:szCs w:val="20"/>
              </w:rPr>
            </w:rPrChange>
          </w:rPr>
          <w:t>NLP and text analytics</w:t>
        </w:r>
      </w:ins>
    </w:p>
    <w:p w14:paraId="2EF4A61E" w14:textId="77777777" w:rsidR="008222A3" w:rsidRPr="008222A3" w:rsidRDefault="008222A3" w:rsidP="008222A3">
      <w:pPr>
        <w:numPr>
          <w:ilvl w:val="0"/>
          <w:numId w:val="20"/>
        </w:numPr>
        <w:rPr>
          <w:ins w:id="222" w:author="Farah AlKhatab" w:date="2026-05-21T17:08:00Z"/>
        </w:rPr>
      </w:pPr>
      <w:ins w:id="223" w:author="Farah AlKhatab" w:date="2026-05-21T17:08:00Z">
        <w:r w:rsidRPr="008222A3">
          <w:t>F-M05-01 Sentiment analysis</w:t>
        </w:r>
      </w:ins>
    </w:p>
    <w:p w14:paraId="7A95A77C" w14:textId="77777777" w:rsidR="008222A3" w:rsidRPr="008222A3" w:rsidRDefault="008222A3" w:rsidP="008222A3">
      <w:pPr>
        <w:numPr>
          <w:ilvl w:val="0"/>
          <w:numId w:val="20"/>
        </w:numPr>
        <w:rPr>
          <w:ins w:id="224" w:author="Farah AlKhatab" w:date="2026-05-21T17:08:00Z"/>
        </w:rPr>
      </w:pPr>
      <w:ins w:id="225" w:author="Farah AlKhatab" w:date="2026-05-21T17:08:00Z">
        <w:r w:rsidRPr="008222A3">
          <w:t>F-M05-02 Topic detection and clustering</w:t>
        </w:r>
      </w:ins>
    </w:p>
    <w:p w14:paraId="5A47310A" w14:textId="77777777" w:rsidR="008222A3" w:rsidRPr="008222A3" w:rsidRDefault="008222A3" w:rsidP="008222A3">
      <w:pPr>
        <w:numPr>
          <w:ilvl w:val="0"/>
          <w:numId w:val="20"/>
        </w:numPr>
        <w:rPr>
          <w:ins w:id="226" w:author="Farah AlKhatab" w:date="2026-05-21T17:08:00Z"/>
        </w:rPr>
      </w:pPr>
      <w:ins w:id="227" w:author="Farah AlKhatab" w:date="2026-05-21T17:08:00Z">
        <w:r w:rsidRPr="008222A3">
          <w:t>F-M05-03 Language and dialect identification</w:t>
        </w:r>
      </w:ins>
    </w:p>
    <w:p w14:paraId="7831232C" w14:textId="77777777" w:rsidR="008222A3" w:rsidRPr="008222A3" w:rsidRDefault="008222A3" w:rsidP="008222A3">
      <w:pPr>
        <w:numPr>
          <w:ilvl w:val="0"/>
          <w:numId w:val="20"/>
        </w:numPr>
        <w:rPr>
          <w:ins w:id="228" w:author="Farah AlKhatab" w:date="2026-05-21T17:08:00Z"/>
        </w:rPr>
      </w:pPr>
      <w:ins w:id="229" w:author="Farah AlKhatab" w:date="2026-05-21T17:08:00Z">
        <w:r w:rsidRPr="008222A3">
          <w:t>F-M05-04 NLP output data model</w:t>
        </w:r>
      </w:ins>
    </w:p>
    <w:p w14:paraId="3A4396B4" w14:textId="101F4753" w:rsidR="00081BF0" w:rsidRDefault="008222A3" w:rsidP="008222A3">
      <w:pPr>
        <w:pStyle w:val="ListParagraph"/>
        <w:numPr>
          <w:ilvl w:val="0"/>
          <w:numId w:val="20"/>
        </w:numPr>
        <w:rPr>
          <w:ins w:id="230" w:author="Farah AlKhatab" w:date="2026-05-21T17:01:00Z" w16du:dateUtc="2026-05-21T14:01:00Z"/>
        </w:rPr>
        <w:pPrChange w:id="231" w:author="Farah AlKhatab" w:date="2026-05-21T17:09:00Z" w16du:dateUtc="2026-05-21T14:09:00Z">
          <w:pPr/>
        </w:pPrChange>
      </w:pPr>
      <w:ins w:id="232" w:author="Farah AlKhatab" w:date="2026-05-21T17:08:00Z">
        <w:r w:rsidRPr="008222A3">
          <w:t>F-M05-05 Model lifecycle and accuracy monitoring</w:t>
        </w:r>
      </w:ins>
    </w:p>
    <w:p w14:paraId="4CBE1E27" w14:textId="3497928A" w:rsidR="00081BF0" w:rsidRDefault="00081BF0" w:rsidP="008222A3">
      <w:pPr>
        <w:pStyle w:val="Heading2"/>
        <w:rPr>
          <w:ins w:id="233" w:author="Farah AlKhatab" w:date="2026-05-21T17:03:00Z" w16du:dateUtc="2026-05-21T14:03:00Z"/>
        </w:rPr>
        <w:pPrChange w:id="234" w:author="Farah AlKhatab" w:date="2026-05-21T17:04:00Z" w16du:dateUtc="2026-05-21T14:04:00Z">
          <w:pPr/>
        </w:pPrChange>
      </w:pPr>
      <w:ins w:id="235" w:author="Farah AlKhatab" w:date="2026-05-21T17:01:00Z" w16du:dateUtc="2026-05-21T14:01:00Z">
        <w:r w:rsidRPr="008222A3">
          <w:rPr>
            <w:rPrChange w:id="236" w:author="Farah AlKhatab" w:date="2026-05-21T17:04:00Z" w16du:dateUtc="2026-05-21T14:04:00Z">
              <w:rPr>
                <w:color w:val="1E2235"/>
                <w:sz w:val="20"/>
                <w:szCs w:val="20"/>
              </w:rPr>
            </w:rPrChange>
          </w:rPr>
          <w:t>M-0</w:t>
        </w:r>
        <w:r w:rsidRPr="008222A3">
          <w:rPr>
            <w:rPrChange w:id="237" w:author="Farah AlKhatab" w:date="2026-05-21T17:04:00Z" w16du:dateUtc="2026-05-21T14:04:00Z">
              <w:rPr>
                <w:color w:val="1E2235"/>
                <w:sz w:val="20"/>
                <w:szCs w:val="20"/>
              </w:rPr>
            </w:rPrChange>
          </w:rPr>
          <w:t>6</w:t>
        </w:r>
      </w:ins>
      <w:ins w:id="238" w:author="Farah AlKhatab" w:date="2026-05-21T17:03:00Z" w16du:dateUtc="2026-05-21T14:03:00Z">
        <w:r w:rsidRPr="008222A3">
          <w:rPr>
            <w:rPrChange w:id="239" w:author="Farah AlKhatab" w:date="2026-05-21T17:04:00Z" w16du:dateUtc="2026-05-21T14:04:00Z">
              <w:rPr>
                <w:color w:val="1E2235"/>
                <w:sz w:val="20"/>
                <w:szCs w:val="20"/>
              </w:rPr>
            </w:rPrChange>
          </w:rPr>
          <w:t xml:space="preserve"> </w:t>
        </w:r>
        <w:r w:rsidRPr="008222A3">
          <w:rPr>
            <w:rPrChange w:id="240" w:author="Farah AlKhatab" w:date="2026-05-21T17:04:00Z" w16du:dateUtc="2026-05-21T14:04:00Z">
              <w:rPr>
                <w:color w:val="1E2235"/>
                <w:sz w:val="20"/>
                <w:szCs w:val="20"/>
              </w:rPr>
            </w:rPrChange>
          </w:rPr>
          <w:t>CX metrics and KPI engine</w:t>
        </w:r>
      </w:ins>
    </w:p>
    <w:p w14:paraId="7D360867" w14:textId="77777777" w:rsidR="008222A3" w:rsidRPr="008222A3" w:rsidRDefault="008222A3" w:rsidP="008222A3">
      <w:pPr>
        <w:numPr>
          <w:ilvl w:val="0"/>
          <w:numId w:val="19"/>
        </w:numPr>
        <w:rPr>
          <w:ins w:id="241" w:author="Farah AlKhatab" w:date="2026-05-21T17:08:00Z"/>
        </w:rPr>
      </w:pPr>
      <w:ins w:id="242" w:author="Farah AlKhatab" w:date="2026-05-21T17:08:00Z">
        <w:r w:rsidRPr="008222A3">
          <w:t>F-M06-01 Standard metric calculation</w:t>
        </w:r>
      </w:ins>
    </w:p>
    <w:p w14:paraId="1CED596C" w14:textId="77777777" w:rsidR="008222A3" w:rsidRPr="008222A3" w:rsidRDefault="008222A3" w:rsidP="008222A3">
      <w:pPr>
        <w:numPr>
          <w:ilvl w:val="0"/>
          <w:numId w:val="19"/>
        </w:numPr>
        <w:rPr>
          <w:ins w:id="243" w:author="Farah AlKhatab" w:date="2026-05-21T17:08:00Z"/>
        </w:rPr>
      </w:pPr>
      <w:ins w:id="244" w:author="Farah AlKhatab" w:date="2026-05-21T17:08:00Z">
        <w:r w:rsidRPr="008222A3">
          <w:t>F-M06-02 Custom KPI definition</w:t>
        </w:r>
      </w:ins>
    </w:p>
    <w:p w14:paraId="588C3D67" w14:textId="77777777" w:rsidR="008222A3" w:rsidRPr="008222A3" w:rsidRDefault="008222A3" w:rsidP="008222A3">
      <w:pPr>
        <w:numPr>
          <w:ilvl w:val="0"/>
          <w:numId w:val="19"/>
        </w:numPr>
        <w:rPr>
          <w:ins w:id="245" w:author="Farah AlKhatab" w:date="2026-05-21T17:08:00Z"/>
        </w:rPr>
      </w:pPr>
      <w:ins w:id="246" w:author="Farah AlKhatab" w:date="2026-05-21T17:08:00Z">
        <w:r w:rsidRPr="008222A3">
          <w:t>F-M06-03 Composite scoring</w:t>
        </w:r>
      </w:ins>
    </w:p>
    <w:p w14:paraId="171C88F7" w14:textId="77777777" w:rsidR="008222A3" w:rsidRPr="008222A3" w:rsidRDefault="008222A3" w:rsidP="008222A3">
      <w:pPr>
        <w:numPr>
          <w:ilvl w:val="0"/>
          <w:numId w:val="19"/>
        </w:numPr>
        <w:rPr>
          <w:ins w:id="247" w:author="Farah AlKhatab" w:date="2026-05-21T17:08:00Z"/>
        </w:rPr>
      </w:pPr>
      <w:ins w:id="248" w:author="Farah AlKhatab" w:date="2026-05-21T17:08:00Z">
        <w:r w:rsidRPr="008222A3">
          <w:t xml:space="preserve">F-M06-04 </w:t>
        </w:r>
        <w:proofErr w:type="gramStart"/>
        <w:r w:rsidRPr="008222A3">
          <w:t>Multi-level</w:t>
        </w:r>
        <w:proofErr w:type="gramEnd"/>
        <w:r w:rsidRPr="008222A3">
          <w:t xml:space="preserve"> aggregation</w:t>
        </w:r>
      </w:ins>
    </w:p>
    <w:p w14:paraId="3CBF1877" w14:textId="77777777" w:rsidR="008222A3" w:rsidRPr="008222A3" w:rsidRDefault="008222A3" w:rsidP="008222A3">
      <w:pPr>
        <w:numPr>
          <w:ilvl w:val="0"/>
          <w:numId w:val="19"/>
        </w:numPr>
        <w:rPr>
          <w:ins w:id="249" w:author="Farah AlKhatab" w:date="2026-05-21T17:08:00Z"/>
        </w:rPr>
      </w:pPr>
      <w:ins w:id="250" w:author="Farah AlKhatab" w:date="2026-05-21T17:08:00Z">
        <w:r w:rsidRPr="008222A3">
          <w:t>F-M06-05 Metric trends and comparison</w:t>
        </w:r>
      </w:ins>
    </w:p>
    <w:p w14:paraId="0A1A5192" w14:textId="77777777" w:rsidR="008222A3" w:rsidRPr="008222A3" w:rsidRDefault="008222A3" w:rsidP="008222A3">
      <w:pPr>
        <w:numPr>
          <w:ilvl w:val="0"/>
          <w:numId w:val="19"/>
        </w:numPr>
        <w:rPr>
          <w:ins w:id="251" w:author="Farah AlKhatab" w:date="2026-05-21T17:08:00Z"/>
        </w:rPr>
      </w:pPr>
      <w:ins w:id="252" w:author="Farah AlKhatab" w:date="2026-05-21T17:08:00Z">
        <w:r w:rsidRPr="008222A3">
          <w:t>F-M06-06 Threshold and target configuration</w:t>
        </w:r>
      </w:ins>
    </w:p>
    <w:p w14:paraId="343B2984" w14:textId="2EB7F454" w:rsidR="00081BF0" w:rsidRDefault="008222A3" w:rsidP="008222A3">
      <w:pPr>
        <w:pStyle w:val="ListParagraph"/>
        <w:numPr>
          <w:ilvl w:val="0"/>
          <w:numId w:val="19"/>
        </w:numPr>
        <w:rPr>
          <w:ins w:id="253" w:author="Farah AlKhatab" w:date="2026-05-21T17:01:00Z" w16du:dateUtc="2026-05-21T14:01:00Z"/>
        </w:rPr>
        <w:pPrChange w:id="254" w:author="Farah AlKhatab" w:date="2026-05-21T17:08:00Z" w16du:dateUtc="2026-05-21T14:08:00Z">
          <w:pPr/>
        </w:pPrChange>
      </w:pPr>
      <w:ins w:id="255" w:author="Farah AlKhatab" w:date="2026-05-21T17:08:00Z">
        <w:r w:rsidRPr="008222A3">
          <w:t>F-M06-07 Industry KPI templates</w:t>
        </w:r>
      </w:ins>
    </w:p>
    <w:p w14:paraId="1DD14C0E" w14:textId="015F7082" w:rsidR="00081BF0" w:rsidRDefault="00081BF0" w:rsidP="008222A3">
      <w:pPr>
        <w:pStyle w:val="Heading2"/>
        <w:rPr>
          <w:ins w:id="256" w:author="Farah AlKhatab" w:date="2026-05-21T17:03:00Z" w16du:dateUtc="2026-05-21T14:03:00Z"/>
        </w:rPr>
        <w:pPrChange w:id="257" w:author="Farah AlKhatab" w:date="2026-05-21T17:04:00Z" w16du:dateUtc="2026-05-21T14:04:00Z">
          <w:pPr/>
        </w:pPrChange>
      </w:pPr>
      <w:ins w:id="258" w:author="Farah AlKhatab" w:date="2026-05-21T17:01:00Z" w16du:dateUtc="2026-05-21T14:01:00Z">
        <w:r w:rsidRPr="008222A3">
          <w:rPr>
            <w:rPrChange w:id="259" w:author="Farah AlKhatab" w:date="2026-05-21T17:04:00Z" w16du:dateUtc="2026-05-21T14:04:00Z">
              <w:rPr>
                <w:color w:val="1E2235"/>
                <w:sz w:val="20"/>
                <w:szCs w:val="20"/>
              </w:rPr>
            </w:rPrChange>
          </w:rPr>
          <w:t>M-0</w:t>
        </w:r>
        <w:r w:rsidRPr="008222A3">
          <w:rPr>
            <w:rPrChange w:id="260" w:author="Farah AlKhatab" w:date="2026-05-21T17:04:00Z" w16du:dateUtc="2026-05-21T14:04:00Z">
              <w:rPr>
                <w:color w:val="1E2235"/>
                <w:sz w:val="20"/>
                <w:szCs w:val="20"/>
              </w:rPr>
            </w:rPrChange>
          </w:rPr>
          <w:t>7</w:t>
        </w:r>
      </w:ins>
      <w:ins w:id="261" w:author="Farah AlKhatab" w:date="2026-05-21T17:03:00Z" w16du:dateUtc="2026-05-21T14:03:00Z">
        <w:r w:rsidRPr="008222A3">
          <w:rPr>
            <w:rPrChange w:id="262" w:author="Farah AlKhatab" w:date="2026-05-21T17:04:00Z" w16du:dateUtc="2026-05-21T14:04:00Z">
              <w:rPr>
                <w:color w:val="1E2235"/>
                <w:sz w:val="20"/>
                <w:szCs w:val="20"/>
              </w:rPr>
            </w:rPrChange>
          </w:rPr>
          <w:t xml:space="preserve"> </w:t>
        </w:r>
        <w:r w:rsidRPr="008222A3">
          <w:rPr>
            <w:rPrChange w:id="263" w:author="Farah AlKhatab" w:date="2026-05-21T17:04:00Z" w16du:dateUtc="2026-05-21T14:04:00Z">
              <w:rPr>
                <w:color w:val="1E2235"/>
                <w:sz w:val="20"/>
                <w:szCs w:val="20"/>
              </w:rPr>
            </w:rPrChange>
          </w:rPr>
          <w:t>Dashboards and reporting</w:t>
        </w:r>
      </w:ins>
    </w:p>
    <w:p w14:paraId="7ECEE25C" w14:textId="77777777" w:rsidR="008222A3" w:rsidRPr="008222A3" w:rsidRDefault="008222A3" w:rsidP="008222A3">
      <w:pPr>
        <w:numPr>
          <w:ilvl w:val="0"/>
          <w:numId w:val="18"/>
        </w:numPr>
        <w:rPr>
          <w:ins w:id="264" w:author="Farah AlKhatab" w:date="2026-05-21T17:08:00Z"/>
        </w:rPr>
      </w:pPr>
      <w:ins w:id="265" w:author="Farah AlKhatab" w:date="2026-05-21T17:08:00Z">
        <w:r w:rsidRPr="008222A3">
          <w:t>F-M07-01 Role-based dashboards</w:t>
        </w:r>
      </w:ins>
    </w:p>
    <w:p w14:paraId="61CED83C" w14:textId="77777777" w:rsidR="008222A3" w:rsidRPr="008222A3" w:rsidRDefault="008222A3" w:rsidP="008222A3">
      <w:pPr>
        <w:numPr>
          <w:ilvl w:val="0"/>
          <w:numId w:val="18"/>
        </w:numPr>
        <w:rPr>
          <w:ins w:id="266" w:author="Farah AlKhatab" w:date="2026-05-21T17:08:00Z"/>
        </w:rPr>
      </w:pPr>
      <w:ins w:id="267" w:author="Farah AlKhatab" w:date="2026-05-21T17:08:00Z">
        <w:r w:rsidRPr="008222A3">
          <w:t>F-M07-02 Drill-down and filtering</w:t>
        </w:r>
      </w:ins>
    </w:p>
    <w:p w14:paraId="574A6D75" w14:textId="77777777" w:rsidR="008222A3" w:rsidRPr="008222A3" w:rsidRDefault="008222A3" w:rsidP="008222A3">
      <w:pPr>
        <w:numPr>
          <w:ilvl w:val="0"/>
          <w:numId w:val="18"/>
        </w:numPr>
        <w:rPr>
          <w:ins w:id="268" w:author="Farah AlKhatab" w:date="2026-05-21T17:08:00Z"/>
        </w:rPr>
      </w:pPr>
      <w:ins w:id="269" w:author="Farah AlKhatab" w:date="2026-05-21T17:08:00Z">
        <w:r w:rsidRPr="008222A3">
          <w:t>F-M07-03 Scheduled reports</w:t>
        </w:r>
      </w:ins>
    </w:p>
    <w:p w14:paraId="5D55FE6A" w14:textId="77777777" w:rsidR="008222A3" w:rsidRPr="008222A3" w:rsidRDefault="008222A3" w:rsidP="008222A3">
      <w:pPr>
        <w:numPr>
          <w:ilvl w:val="0"/>
          <w:numId w:val="18"/>
        </w:numPr>
        <w:rPr>
          <w:ins w:id="270" w:author="Farah AlKhatab" w:date="2026-05-21T17:08:00Z"/>
        </w:rPr>
      </w:pPr>
      <w:ins w:id="271" w:author="Farah AlKhatab" w:date="2026-05-21T17:08:00Z">
        <w:r w:rsidRPr="008222A3">
          <w:t>F-M07-04 On-demand export</w:t>
        </w:r>
      </w:ins>
    </w:p>
    <w:p w14:paraId="107C0EE7" w14:textId="470E0B57" w:rsidR="00081BF0" w:rsidRPr="008222A3" w:rsidRDefault="008222A3" w:rsidP="008222A3">
      <w:pPr>
        <w:pStyle w:val="ListParagraph"/>
        <w:numPr>
          <w:ilvl w:val="0"/>
          <w:numId w:val="18"/>
        </w:numPr>
        <w:rPr>
          <w:ins w:id="272" w:author="Farah AlKhatab" w:date="2026-05-21T17:01:00Z" w16du:dateUtc="2026-05-21T14:01:00Z"/>
          <w:rPrChange w:id="273" w:author="Farah AlKhatab" w:date="2026-05-21T17:04:00Z" w16du:dateUtc="2026-05-21T14:04:00Z">
            <w:rPr>
              <w:ins w:id="274" w:author="Farah AlKhatab" w:date="2026-05-21T17:01:00Z" w16du:dateUtc="2026-05-21T14:01:00Z"/>
              <w:color w:val="1E2235"/>
              <w:sz w:val="20"/>
              <w:szCs w:val="20"/>
            </w:rPr>
          </w:rPrChange>
        </w:rPr>
        <w:pPrChange w:id="275" w:author="Farah AlKhatab" w:date="2026-05-21T17:08:00Z" w16du:dateUtc="2026-05-21T14:08:00Z">
          <w:pPr/>
        </w:pPrChange>
      </w:pPr>
      <w:ins w:id="276" w:author="Farah AlKhatab" w:date="2026-05-21T17:08:00Z">
        <w:r w:rsidRPr="008222A3">
          <w:t>F-M07-05 Hierarchy-scoped views</w:t>
        </w:r>
      </w:ins>
    </w:p>
    <w:p w14:paraId="1F935BF2" w14:textId="733B1FCA" w:rsidR="00081BF0" w:rsidRDefault="00081BF0" w:rsidP="008222A3">
      <w:pPr>
        <w:pStyle w:val="Heading2"/>
        <w:rPr>
          <w:ins w:id="277" w:author="Farah AlKhatab" w:date="2026-05-21T17:03:00Z" w16du:dateUtc="2026-05-21T14:03:00Z"/>
        </w:rPr>
        <w:pPrChange w:id="278" w:author="Farah AlKhatab" w:date="2026-05-21T17:04:00Z" w16du:dateUtc="2026-05-21T14:04:00Z">
          <w:pPr/>
        </w:pPrChange>
      </w:pPr>
      <w:ins w:id="279" w:author="Farah AlKhatab" w:date="2026-05-21T17:01:00Z" w16du:dateUtc="2026-05-21T14:01:00Z">
        <w:r w:rsidRPr="008222A3">
          <w:rPr>
            <w:rPrChange w:id="280" w:author="Farah AlKhatab" w:date="2026-05-21T17:04:00Z" w16du:dateUtc="2026-05-21T14:04:00Z">
              <w:rPr>
                <w:color w:val="1E2235"/>
                <w:sz w:val="20"/>
                <w:szCs w:val="20"/>
              </w:rPr>
            </w:rPrChange>
          </w:rPr>
          <w:t>M-0</w:t>
        </w:r>
        <w:r w:rsidRPr="008222A3">
          <w:rPr>
            <w:rPrChange w:id="281" w:author="Farah AlKhatab" w:date="2026-05-21T17:04:00Z" w16du:dateUtc="2026-05-21T14:04:00Z">
              <w:rPr>
                <w:color w:val="1E2235"/>
                <w:sz w:val="20"/>
                <w:szCs w:val="20"/>
              </w:rPr>
            </w:rPrChange>
          </w:rPr>
          <w:t>8</w:t>
        </w:r>
      </w:ins>
      <w:ins w:id="282" w:author="Farah AlKhatab" w:date="2026-05-21T17:03:00Z" w16du:dateUtc="2026-05-21T14:03:00Z">
        <w:r w:rsidRPr="008222A3">
          <w:rPr>
            <w:rPrChange w:id="283" w:author="Farah AlKhatab" w:date="2026-05-21T17:04:00Z" w16du:dateUtc="2026-05-21T14:04:00Z">
              <w:rPr>
                <w:color w:val="1E2235"/>
                <w:sz w:val="20"/>
                <w:szCs w:val="20"/>
              </w:rPr>
            </w:rPrChange>
          </w:rPr>
          <w:t xml:space="preserve"> </w:t>
        </w:r>
        <w:r w:rsidRPr="008222A3">
          <w:rPr>
            <w:rPrChange w:id="284" w:author="Farah AlKhatab" w:date="2026-05-21T17:04:00Z" w16du:dateUtc="2026-05-21T14:04:00Z">
              <w:rPr>
                <w:color w:val="1E2235"/>
                <w:sz w:val="20"/>
                <w:szCs w:val="20"/>
              </w:rPr>
            </w:rPrChange>
          </w:rPr>
          <w:t>Closed-loop case management</w:t>
        </w:r>
      </w:ins>
    </w:p>
    <w:p w14:paraId="50F45F79" w14:textId="77777777" w:rsidR="008222A3" w:rsidRPr="008222A3" w:rsidRDefault="008222A3" w:rsidP="008222A3">
      <w:pPr>
        <w:numPr>
          <w:ilvl w:val="0"/>
          <w:numId w:val="17"/>
        </w:numPr>
        <w:rPr>
          <w:ins w:id="285" w:author="Farah AlKhatab" w:date="2026-05-21T17:07:00Z"/>
        </w:rPr>
      </w:pPr>
      <w:ins w:id="286" w:author="Farah AlKhatab" w:date="2026-05-21T17:07:00Z">
        <w:r w:rsidRPr="008222A3">
          <w:t>F-M08-01 Case creation triggers</w:t>
        </w:r>
      </w:ins>
    </w:p>
    <w:p w14:paraId="49FF81A5" w14:textId="77777777" w:rsidR="008222A3" w:rsidRPr="008222A3" w:rsidRDefault="008222A3" w:rsidP="008222A3">
      <w:pPr>
        <w:numPr>
          <w:ilvl w:val="0"/>
          <w:numId w:val="17"/>
        </w:numPr>
        <w:rPr>
          <w:ins w:id="287" w:author="Farah AlKhatab" w:date="2026-05-21T17:07:00Z"/>
        </w:rPr>
      </w:pPr>
      <w:ins w:id="288" w:author="Farah AlKhatab" w:date="2026-05-21T17:07:00Z">
        <w:r w:rsidRPr="008222A3">
          <w:t>F-M08-02 Case assignment and routing</w:t>
        </w:r>
      </w:ins>
    </w:p>
    <w:p w14:paraId="6A1D64DD" w14:textId="77777777" w:rsidR="008222A3" w:rsidRPr="008222A3" w:rsidRDefault="008222A3" w:rsidP="008222A3">
      <w:pPr>
        <w:numPr>
          <w:ilvl w:val="0"/>
          <w:numId w:val="17"/>
        </w:numPr>
        <w:rPr>
          <w:ins w:id="289" w:author="Farah AlKhatab" w:date="2026-05-21T17:07:00Z"/>
        </w:rPr>
      </w:pPr>
      <w:ins w:id="290" w:author="Farah AlKhatab" w:date="2026-05-21T17:07:00Z">
        <w:r w:rsidRPr="008222A3">
          <w:t>F-M08-03 Case lifecycle management</w:t>
        </w:r>
      </w:ins>
    </w:p>
    <w:p w14:paraId="04B36EE5" w14:textId="77777777" w:rsidR="008222A3" w:rsidRPr="008222A3" w:rsidRDefault="008222A3" w:rsidP="008222A3">
      <w:pPr>
        <w:numPr>
          <w:ilvl w:val="0"/>
          <w:numId w:val="17"/>
        </w:numPr>
        <w:rPr>
          <w:ins w:id="291" w:author="Farah AlKhatab" w:date="2026-05-21T17:07:00Z"/>
        </w:rPr>
      </w:pPr>
      <w:ins w:id="292" w:author="Farah AlKhatab" w:date="2026-05-21T17:07:00Z">
        <w:r w:rsidRPr="008222A3">
          <w:t>F-M08-04 SLA tracking and breach detection</w:t>
        </w:r>
      </w:ins>
    </w:p>
    <w:p w14:paraId="72B1FD49" w14:textId="77777777" w:rsidR="008222A3" w:rsidRPr="008222A3" w:rsidRDefault="008222A3" w:rsidP="008222A3">
      <w:pPr>
        <w:numPr>
          <w:ilvl w:val="0"/>
          <w:numId w:val="17"/>
        </w:numPr>
        <w:rPr>
          <w:ins w:id="293" w:author="Farah AlKhatab" w:date="2026-05-21T17:07:00Z"/>
        </w:rPr>
      </w:pPr>
      <w:ins w:id="294" w:author="Farah AlKhatab" w:date="2026-05-21T17:07:00Z">
        <w:r w:rsidRPr="008222A3">
          <w:t>F-M08-05 Case detail and history</w:t>
        </w:r>
      </w:ins>
    </w:p>
    <w:p w14:paraId="314EDF45" w14:textId="77777777" w:rsidR="008222A3" w:rsidRPr="008222A3" w:rsidRDefault="008222A3" w:rsidP="008222A3">
      <w:pPr>
        <w:numPr>
          <w:ilvl w:val="0"/>
          <w:numId w:val="17"/>
        </w:numPr>
        <w:rPr>
          <w:ins w:id="295" w:author="Farah AlKhatab" w:date="2026-05-21T17:07:00Z"/>
        </w:rPr>
      </w:pPr>
      <w:ins w:id="296" w:author="Farah AlKhatab" w:date="2026-05-21T17:07:00Z">
        <w:r w:rsidRPr="008222A3">
          <w:t>F-M08-06 Resolution capture</w:t>
        </w:r>
      </w:ins>
    </w:p>
    <w:p w14:paraId="39D81662" w14:textId="77777777" w:rsidR="008222A3" w:rsidRPr="008222A3" w:rsidRDefault="008222A3" w:rsidP="008222A3">
      <w:pPr>
        <w:numPr>
          <w:ilvl w:val="0"/>
          <w:numId w:val="17"/>
        </w:numPr>
        <w:rPr>
          <w:ins w:id="297" w:author="Farah AlKhatab" w:date="2026-05-21T17:07:00Z"/>
        </w:rPr>
      </w:pPr>
      <w:ins w:id="298" w:author="Farah AlKhatab" w:date="2026-05-21T17:07:00Z">
        <w:r w:rsidRPr="008222A3">
          <w:t>F-M08-07 Respondent closure notification</w:t>
        </w:r>
      </w:ins>
    </w:p>
    <w:p w14:paraId="78DF813C" w14:textId="31DF8FE9" w:rsidR="00081BF0" w:rsidRDefault="008222A3" w:rsidP="008222A3">
      <w:pPr>
        <w:pStyle w:val="ListParagraph"/>
        <w:numPr>
          <w:ilvl w:val="0"/>
          <w:numId w:val="17"/>
        </w:numPr>
        <w:rPr>
          <w:ins w:id="299" w:author="Farah AlKhatab" w:date="2026-05-21T17:01:00Z" w16du:dateUtc="2026-05-21T14:01:00Z"/>
        </w:rPr>
        <w:pPrChange w:id="300" w:author="Farah AlKhatab" w:date="2026-05-21T17:08:00Z" w16du:dateUtc="2026-05-21T14:08:00Z">
          <w:pPr/>
        </w:pPrChange>
      </w:pPr>
      <w:ins w:id="301" w:author="Farah AlKhatab" w:date="2026-05-21T17:07:00Z">
        <w:r w:rsidRPr="008222A3">
          <w:t>F-M08-08 Case escalation</w:t>
        </w:r>
      </w:ins>
    </w:p>
    <w:p w14:paraId="237DE593" w14:textId="2FDCFB2A" w:rsidR="00081BF0" w:rsidRDefault="00081BF0" w:rsidP="008222A3">
      <w:pPr>
        <w:pStyle w:val="Heading2"/>
        <w:rPr>
          <w:ins w:id="302" w:author="Farah AlKhatab" w:date="2026-05-21T17:07:00Z" w16du:dateUtc="2026-05-21T14:07:00Z"/>
        </w:rPr>
      </w:pPr>
      <w:ins w:id="303" w:author="Farah AlKhatab" w:date="2026-05-21T17:01:00Z" w16du:dateUtc="2026-05-21T14:01:00Z">
        <w:r w:rsidRPr="008222A3">
          <w:rPr>
            <w:rPrChange w:id="304" w:author="Farah AlKhatab" w:date="2026-05-21T17:04:00Z" w16du:dateUtc="2026-05-21T14:04:00Z">
              <w:rPr>
                <w:sz w:val="20"/>
                <w:szCs w:val="20"/>
              </w:rPr>
            </w:rPrChange>
          </w:rPr>
          <w:lastRenderedPageBreak/>
          <w:t>M-0</w:t>
        </w:r>
        <w:r w:rsidRPr="008222A3">
          <w:rPr>
            <w:rPrChange w:id="305" w:author="Farah AlKhatab" w:date="2026-05-21T17:04:00Z" w16du:dateUtc="2026-05-21T14:04:00Z">
              <w:rPr>
                <w:sz w:val="20"/>
                <w:szCs w:val="20"/>
              </w:rPr>
            </w:rPrChange>
          </w:rPr>
          <w:t>9</w:t>
        </w:r>
      </w:ins>
      <w:ins w:id="306" w:author="Farah AlKhatab" w:date="2026-05-21T17:03:00Z" w16du:dateUtc="2026-05-21T14:03:00Z">
        <w:r w:rsidRPr="008222A3">
          <w:rPr>
            <w:rPrChange w:id="307" w:author="Farah AlKhatab" w:date="2026-05-21T17:04:00Z" w16du:dateUtc="2026-05-21T14:04:00Z">
              <w:rPr>
                <w:sz w:val="20"/>
                <w:szCs w:val="20"/>
              </w:rPr>
            </w:rPrChange>
          </w:rPr>
          <w:t xml:space="preserve"> </w:t>
        </w:r>
        <w:r w:rsidRPr="008222A3">
          <w:rPr>
            <w:rPrChange w:id="308" w:author="Farah AlKhatab" w:date="2026-05-21T17:04:00Z" w16du:dateUtc="2026-05-21T14:04:00Z">
              <w:rPr>
                <w:sz w:val="20"/>
                <w:szCs w:val="20"/>
              </w:rPr>
            </w:rPrChange>
          </w:rPr>
          <w:t>Notifications and alerts engine</w:t>
        </w:r>
      </w:ins>
    </w:p>
    <w:p w14:paraId="6CDD7C02" w14:textId="77777777" w:rsidR="008222A3" w:rsidRPr="008222A3" w:rsidRDefault="008222A3" w:rsidP="008222A3">
      <w:pPr>
        <w:numPr>
          <w:ilvl w:val="0"/>
          <w:numId w:val="16"/>
        </w:numPr>
        <w:rPr>
          <w:ins w:id="309" w:author="Farah AlKhatab" w:date="2026-05-21T17:07:00Z"/>
        </w:rPr>
      </w:pPr>
      <w:ins w:id="310" w:author="Farah AlKhatab" w:date="2026-05-21T17:07:00Z">
        <w:r w:rsidRPr="008222A3">
          <w:t>F-M09-01 Notification delivery</w:t>
        </w:r>
      </w:ins>
    </w:p>
    <w:p w14:paraId="07EB5BDB" w14:textId="77777777" w:rsidR="008222A3" w:rsidRPr="008222A3" w:rsidRDefault="008222A3" w:rsidP="008222A3">
      <w:pPr>
        <w:numPr>
          <w:ilvl w:val="0"/>
          <w:numId w:val="16"/>
        </w:numPr>
        <w:rPr>
          <w:ins w:id="311" w:author="Farah AlKhatab" w:date="2026-05-21T17:07:00Z"/>
        </w:rPr>
      </w:pPr>
      <w:ins w:id="312" w:author="Farah AlKhatab" w:date="2026-05-21T17:07:00Z">
        <w:r w:rsidRPr="008222A3">
          <w:t>F-M09-02 Alert rule configuration</w:t>
        </w:r>
      </w:ins>
    </w:p>
    <w:p w14:paraId="6B2F8F3D" w14:textId="77777777" w:rsidR="008222A3" w:rsidRPr="008222A3" w:rsidRDefault="008222A3" w:rsidP="008222A3">
      <w:pPr>
        <w:numPr>
          <w:ilvl w:val="0"/>
          <w:numId w:val="16"/>
        </w:numPr>
        <w:rPr>
          <w:ins w:id="313" w:author="Farah AlKhatab" w:date="2026-05-21T17:07:00Z"/>
        </w:rPr>
      </w:pPr>
      <w:ins w:id="314" w:author="Farah AlKhatab" w:date="2026-05-21T17:07:00Z">
        <w:r w:rsidRPr="008222A3">
          <w:t>F-M09-03 Notification routing</w:t>
        </w:r>
      </w:ins>
    </w:p>
    <w:p w14:paraId="1A96F739" w14:textId="77777777" w:rsidR="008222A3" w:rsidRPr="008222A3" w:rsidRDefault="008222A3" w:rsidP="008222A3">
      <w:pPr>
        <w:numPr>
          <w:ilvl w:val="0"/>
          <w:numId w:val="16"/>
        </w:numPr>
        <w:rPr>
          <w:ins w:id="315" w:author="Farah AlKhatab" w:date="2026-05-21T17:07:00Z"/>
        </w:rPr>
      </w:pPr>
      <w:ins w:id="316" w:author="Farah AlKhatab" w:date="2026-05-21T17:07:00Z">
        <w:r w:rsidRPr="008222A3">
          <w:t>F-M09-04 User notification preferences</w:t>
        </w:r>
      </w:ins>
    </w:p>
    <w:p w14:paraId="2C96F417" w14:textId="77777777" w:rsidR="008222A3" w:rsidRPr="008222A3" w:rsidRDefault="008222A3" w:rsidP="008222A3">
      <w:pPr>
        <w:numPr>
          <w:ilvl w:val="0"/>
          <w:numId w:val="16"/>
        </w:numPr>
        <w:rPr>
          <w:ins w:id="317" w:author="Farah AlKhatab" w:date="2026-05-21T17:07:00Z"/>
        </w:rPr>
      </w:pPr>
      <w:ins w:id="318" w:author="Farah AlKhatab" w:date="2026-05-21T17:07:00Z">
        <w:r w:rsidRPr="008222A3">
          <w:t>F-M09-05 Delivery confirmation and retry</w:t>
        </w:r>
      </w:ins>
    </w:p>
    <w:p w14:paraId="361EDA8B" w14:textId="77777777" w:rsidR="008222A3" w:rsidRPr="008222A3" w:rsidRDefault="008222A3" w:rsidP="008222A3">
      <w:pPr>
        <w:numPr>
          <w:ilvl w:val="0"/>
          <w:numId w:val="16"/>
        </w:numPr>
        <w:rPr>
          <w:ins w:id="319" w:author="Farah AlKhatab" w:date="2026-05-21T17:07:00Z"/>
        </w:rPr>
      </w:pPr>
      <w:ins w:id="320" w:author="Farah AlKhatab" w:date="2026-05-21T17:07:00Z">
        <w:r w:rsidRPr="008222A3">
          <w:t>F-M09-06 Notification history</w:t>
        </w:r>
      </w:ins>
    </w:p>
    <w:p w14:paraId="72B065C1" w14:textId="58B2C536" w:rsidR="008222A3" w:rsidRDefault="008222A3" w:rsidP="008222A3">
      <w:pPr>
        <w:pStyle w:val="ListParagraph"/>
        <w:numPr>
          <w:ilvl w:val="0"/>
          <w:numId w:val="16"/>
        </w:numPr>
        <w:rPr>
          <w:ins w:id="321" w:author="Farah AlKhatab" w:date="2026-05-21T17:03:00Z" w16du:dateUtc="2026-05-21T14:03:00Z"/>
        </w:rPr>
        <w:pPrChange w:id="322" w:author="Farah AlKhatab" w:date="2026-05-21T17:07:00Z" w16du:dateUtc="2026-05-21T14:07:00Z">
          <w:pPr/>
        </w:pPrChange>
      </w:pPr>
      <w:ins w:id="323" w:author="Farah AlKhatab" w:date="2026-05-21T17:07:00Z">
        <w:r w:rsidRPr="008222A3">
          <w:t>F-M09-07 Alert templates</w:t>
        </w:r>
      </w:ins>
    </w:p>
    <w:p w14:paraId="7F531EF1" w14:textId="607A578E" w:rsidR="00081BF0" w:rsidRDefault="00081BF0" w:rsidP="008222A3">
      <w:pPr>
        <w:pStyle w:val="Heading2"/>
        <w:rPr>
          <w:ins w:id="324" w:author="Farah AlKhatab" w:date="2026-05-21T17:01:00Z" w16du:dateUtc="2026-05-21T14:01:00Z"/>
        </w:rPr>
        <w:pPrChange w:id="325" w:author="Farah AlKhatab" w:date="2026-05-21T17:04:00Z" w16du:dateUtc="2026-05-21T14:04:00Z">
          <w:pPr/>
        </w:pPrChange>
      </w:pPr>
    </w:p>
    <w:p w14:paraId="4DF01CE7" w14:textId="0F91ACFA" w:rsidR="00081BF0" w:rsidRDefault="00081BF0" w:rsidP="008222A3">
      <w:pPr>
        <w:pStyle w:val="Heading2"/>
        <w:rPr>
          <w:ins w:id="326" w:author="Farah AlKhatab" w:date="2026-05-21T17:03:00Z" w16du:dateUtc="2026-05-21T14:03:00Z"/>
        </w:rPr>
        <w:pPrChange w:id="327" w:author="Farah AlKhatab" w:date="2026-05-21T17:04:00Z" w16du:dateUtc="2026-05-21T14:04:00Z">
          <w:pPr/>
        </w:pPrChange>
      </w:pPr>
      <w:ins w:id="328" w:author="Farah AlKhatab" w:date="2026-05-21T17:01:00Z" w16du:dateUtc="2026-05-21T14:01:00Z">
        <w:r w:rsidRPr="008222A3">
          <w:rPr>
            <w:rPrChange w:id="329" w:author="Farah AlKhatab" w:date="2026-05-21T17:04:00Z" w16du:dateUtc="2026-05-21T14:04:00Z">
              <w:rPr>
                <w:color w:val="1E2235"/>
                <w:sz w:val="20"/>
                <w:szCs w:val="20"/>
              </w:rPr>
            </w:rPrChange>
          </w:rPr>
          <w:t>M-</w:t>
        </w:r>
        <w:r w:rsidRPr="008222A3">
          <w:rPr>
            <w:rPrChange w:id="330" w:author="Farah AlKhatab" w:date="2026-05-21T17:04:00Z" w16du:dateUtc="2026-05-21T14:04:00Z">
              <w:rPr>
                <w:color w:val="1E2235"/>
                <w:sz w:val="20"/>
                <w:szCs w:val="20"/>
              </w:rPr>
            </w:rPrChange>
          </w:rPr>
          <w:t>1</w:t>
        </w:r>
        <w:r w:rsidRPr="008222A3">
          <w:rPr>
            <w:rPrChange w:id="331" w:author="Farah AlKhatab" w:date="2026-05-21T17:04:00Z" w16du:dateUtc="2026-05-21T14:04:00Z">
              <w:rPr>
                <w:color w:val="1E2235"/>
                <w:sz w:val="20"/>
                <w:szCs w:val="20"/>
              </w:rPr>
            </w:rPrChange>
          </w:rPr>
          <w:t>0</w:t>
        </w:r>
      </w:ins>
      <w:ins w:id="332" w:author="Farah AlKhatab" w:date="2026-05-21T17:03:00Z" w16du:dateUtc="2026-05-21T14:03:00Z">
        <w:r w:rsidRPr="008222A3">
          <w:rPr>
            <w:rPrChange w:id="333" w:author="Farah AlKhatab" w:date="2026-05-21T17:04:00Z" w16du:dateUtc="2026-05-21T14:04:00Z">
              <w:rPr>
                <w:color w:val="1E2235"/>
                <w:sz w:val="20"/>
                <w:szCs w:val="20"/>
              </w:rPr>
            </w:rPrChange>
          </w:rPr>
          <w:t xml:space="preserve"> </w:t>
        </w:r>
        <w:r w:rsidRPr="008222A3">
          <w:rPr>
            <w:rPrChange w:id="334" w:author="Farah AlKhatab" w:date="2026-05-21T17:04:00Z" w16du:dateUtc="2026-05-21T14:04:00Z">
              <w:rPr>
                <w:color w:val="1E2235"/>
                <w:sz w:val="20"/>
                <w:szCs w:val="20"/>
              </w:rPr>
            </w:rPrChange>
          </w:rPr>
          <w:t>User and role management</w:t>
        </w:r>
      </w:ins>
    </w:p>
    <w:p w14:paraId="67C63916" w14:textId="77777777" w:rsidR="008222A3" w:rsidRPr="008222A3" w:rsidRDefault="008222A3" w:rsidP="008222A3">
      <w:pPr>
        <w:numPr>
          <w:ilvl w:val="0"/>
          <w:numId w:val="15"/>
        </w:numPr>
        <w:rPr>
          <w:ins w:id="335" w:author="Farah AlKhatab" w:date="2026-05-21T17:06:00Z"/>
        </w:rPr>
      </w:pPr>
      <w:ins w:id="336" w:author="Farah AlKhatab" w:date="2026-05-21T17:06:00Z">
        <w:r w:rsidRPr="008222A3">
          <w:t>F-M10-01 User account lifecycle</w:t>
        </w:r>
      </w:ins>
    </w:p>
    <w:p w14:paraId="3A88F20F" w14:textId="77777777" w:rsidR="008222A3" w:rsidRPr="008222A3" w:rsidRDefault="008222A3" w:rsidP="008222A3">
      <w:pPr>
        <w:numPr>
          <w:ilvl w:val="0"/>
          <w:numId w:val="15"/>
        </w:numPr>
        <w:rPr>
          <w:ins w:id="337" w:author="Farah AlKhatab" w:date="2026-05-21T17:06:00Z"/>
        </w:rPr>
      </w:pPr>
      <w:ins w:id="338" w:author="Farah AlKhatab" w:date="2026-05-21T17:06:00Z">
        <w:r w:rsidRPr="008222A3">
          <w:t>F-M10-02 Permission set assembly</w:t>
        </w:r>
      </w:ins>
    </w:p>
    <w:p w14:paraId="32BB06F6" w14:textId="77777777" w:rsidR="008222A3" w:rsidRPr="008222A3" w:rsidRDefault="008222A3" w:rsidP="008222A3">
      <w:pPr>
        <w:numPr>
          <w:ilvl w:val="0"/>
          <w:numId w:val="15"/>
        </w:numPr>
        <w:rPr>
          <w:ins w:id="339" w:author="Farah AlKhatab" w:date="2026-05-21T17:06:00Z"/>
        </w:rPr>
      </w:pPr>
      <w:ins w:id="340" w:author="Farah AlKhatab" w:date="2026-05-21T17:06:00Z">
        <w:r w:rsidRPr="008222A3">
          <w:t>F-M10-03 Data scope and hierarchy binding</w:t>
        </w:r>
      </w:ins>
    </w:p>
    <w:p w14:paraId="4C06D938" w14:textId="77777777" w:rsidR="008222A3" w:rsidRPr="008222A3" w:rsidRDefault="008222A3" w:rsidP="008222A3">
      <w:pPr>
        <w:numPr>
          <w:ilvl w:val="0"/>
          <w:numId w:val="15"/>
        </w:numPr>
        <w:rPr>
          <w:ins w:id="341" w:author="Farah AlKhatab" w:date="2026-05-21T17:06:00Z"/>
        </w:rPr>
      </w:pPr>
      <w:ins w:id="342" w:author="Farah AlKhatab" w:date="2026-05-21T17:06:00Z">
        <w:r w:rsidRPr="008222A3">
          <w:t>F-M10-04 Hierarchy management</w:t>
        </w:r>
      </w:ins>
    </w:p>
    <w:p w14:paraId="3DC8089E" w14:textId="77777777" w:rsidR="008222A3" w:rsidRPr="008222A3" w:rsidRDefault="008222A3" w:rsidP="008222A3">
      <w:pPr>
        <w:numPr>
          <w:ilvl w:val="0"/>
          <w:numId w:val="15"/>
        </w:numPr>
        <w:rPr>
          <w:ins w:id="343" w:author="Farah AlKhatab" w:date="2026-05-21T17:06:00Z"/>
        </w:rPr>
      </w:pPr>
      <w:ins w:id="344" w:author="Farah AlKhatab" w:date="2026-05-21T17:06:00Z">
        <w:r w:rsidRPr="008222A3">
          <w:t>F-M10-05 Session management</w:t>
        </w:r>
      </w:ins>
    </w:p>
    <w:p w14:paraId="3DFF75FB" w14:textId="77777777" w:rsidR="008222A3" w:rsidRPr="008222A3" w:rsidRDefault="008222A3" w:rsidP="008222A3">
      <w:pPr>
        <w:numPr>
          <w:ilvl w:val="0"/>
          <w:numId w:val="15"/>
        </w:numPr>
        <w:rPr>
          <w:ins w:id="345" w:author="Farah AlKhatab" w:date="2026-05-21T17:06:00Z"/>
        </w:rPr>
      </w:pPr>
      <w:ins w:id="346" w:author="Farah AlKhatab" w:date="2026-05-21T17:06:00Z">
        <w:r w:rsidRPr="008222A3">
          <w:t>F-M10-06 User audit trail</w:t>
        </w:r>
      </w:ins>
    </w:p>
    <w:p w14:paraId="0C5DFD32" w14:textId="77777777" w:rsidR="008222A3" w:rsidRPr="008222A3" w:rsidRDefault="008222A3" w:rsidP="008222A3">
      <w:pPr>
        <w:numPr>
          <w:ilvl w:val="0"/>
          <w:numId w:val="15"/>
        </w:numPr>
        <w:rPr>
          <w:ins w:id="347" w:author="Farah AlKhatab" w:date="2026-05-21T17:06:00Z"/>
        </w:rPr>
      </w:pPr>
      <w:ins w:id="348" w:author="Farah AlKhatab" w:date="2026-05-21T17:06:00Z">
        <w:r w:rsidRPr="008222A3">
          <w:t>F-M10-07 Bulk provisioning</w:t>
        </w:r>
      </w:ins>
    </w:p>
    <w:p w14:paraId="4DB440EE" w14:textId="59FB79A0" w:rsidR="00081BF0" w:rsidRPr="008222A3" w:rsidRDefault="00081BF0" w:rsidP="008222A3">
      <w:pPr>
        <w:pStyle w:val="ListParagraph"/>
        <w:ind w:left="540"/>
        <w:rPr>
          <w:ins w:id="349" w:author="Farah AlKhatab" w:date="2026-05-21T17:01:00Z" w16du:dateUtc="2026-05-21T14:01:00Z"/>
          <w:rPrChange w:id="350" w:author="Farah AlKhatab" w:date="2026-05-21T17:04:00Z" w16du:dateUtc="2026-05-21T14:04:00Z">
            <w:rPr>
              <w:ins w:id="351" w:author="Farah AlKhatab" w:date="2026-05-21T17:01:00Z" w16du:dateUtc="2026-05-21T14:01:00Z"/>
              <w:color w:val="1E2235"/>
              <w:sz w:val="20"/>
              <w:szCs w:val="20"/>
            </w:rPr>
          </w:rPrChange>
        </w:rPr>
        <w:pPrChange w:id="352" w:author="Farah AlKhatab" w:date="2026-05-21T17:06:00Z" w16du:dateUtc="2026-05-21T14:06:00Z">
          <w:pPr/>
        </w:pPrChange>
      </w:pPr>
    </w:p>
    <w:p w14:paraId="2DBE06FC" w14:textId="6E1EC1B8" w:rsidR="00081BF0" w:rsidRDefault="00081BF0" w:rsidP="008222A3">
      <w:pPr>
        <w:pStyle w:val="Heading2"/>
        <w:rPr>
          <w:ins w:id="353" w:author="Farah AlKhatab" w:date="2026-05-21T17:03:00Z" w16du:dateUtc="2026-05-21T14:03:00Z"/>
        </w:rPr>
        <w:pPrChange w:id="354" w:author="Farah AlKhatab" w:date="2026-05-21T17:04:00Z" w16du:dateUtc="2026-05-21T14:04:00Z">
          <w:pPr/>
        </w:pPrChange>
      </w:pPr>
      <w:ins w:id="355" w:author="Farah AlKhatab" w:date="2026-05-21T17:02:00Z" w16du:dateUtc="2026-05-21T14:02:00Z">
        <w:r w:rsidRPr="008222A3">
          <w:rPr>
            <w:rPrChange w:id="356" w:author="Farah AlKhatab" w:date="2026-05-21T17:04:00Z" w16du:dateUtc="2026-05-21T14:04:00Z">
              <w:rPr>
                <w:color w:val="1E2235"/>
                <w:sz w:val="20"/>
                <w:szCs w:val="20"/>
              </w:rPr>
            </w:rPrChange>
          </w:rPr>
          <w:t>M-</w:t>
        </w:r>
        <w:r w:rsidRPr="008222A3">
          <w:rPr>
            <w:rPrChange w:id="357" w:author="Farah AlKhatab" w:date="2026-05-21T17:04:00Z" w16du:dateUtc="2026-05-21T14:04:00Z">
              <w:rPr>
                <w:color w:val="1E2235"/>
                <w:sz w:val="20"/>
                <w:szCs w:val="20"/>
              </w:rPr>
            </w:rPrChange>
          </w:rPr>
          <w:t>1</w:t>
        </w:r>
        <w:r w:rsidRPr="008222A3">
          <w:rPr>
            <w:rPrChange w:id="358" w:author="Farah AlKhatab" w:date="2026-05-21T17:04:00Z" w16du:dateUtc="2026-05-21T14:04:00Z">
              <w:rPr>
                <w:color w:val="1E2235"/>
                <w:sz w:val="20"/>
                <w:szCs w:val="20"/>
              </w:rPr>
            </w:rPrChange>
          </w:rPr>
          <w:t>1</w:t>
        </w:r>
      </w:ins>
      <w:ins w:id="359" w:author="Farah AlKhatab" w:date="2026-05-21T17:03:00Z" w16du:dateUtc="2026-05-21T14:03:00Z">
        <w:r w:rsidRPr="008222A3">
          <w:rPr>
            <w:rPrChange w:id="360" w:author="Farah AlKhatab" w:date="2026-05-21T17:04:00Z" w16du:dateUtc="2026-05-21T14:04:00Z">
              <w:rPr>
                <w:color w:val="1E2235"/>
                <w:sz w:val="20"/>
                <w:szCs w:val="20"/>
              </w:rPr>
            </w:rPrChange>
          </w:rPr>
          <w:t xml:space="preserve"> </w:t>
        </w:r>
        <w:r w:rsidRPr="008222A3">
          <w:rPr>
            <w:rPrChange w:id="361" w:author="Farah AlKhatab" w:date="2026-05-21T17:04:00Z" w16du:dateUtc="2026-05-21T14:04:00Z">
              <w:rPr>
                <w:color w:val="1E2235"/>
                <w:sz w:val="20"/>
                <w:szCs w:val="20"/>
              </w:rPr>
            </w:rPrChange>
          </w:rPr>
          <w:t>Tenant administration</w:t>
        </w:r>
      </w:ins>
    </w:p>
    <w:p w14:paraId="7793A2ED" w14:textId="77777777" w:rsidR="008222A3" w:rsidRPr="008222A3" w:rsidRDefault="008222A3" w:rsidP="008222A3">
      <w:pPr>
        <w:numPr>
          <w:ilvl w:val="0"/>
          <w:numId w:val="14"/>
        </w:numPr>
        <w:rPr>
          <w:ins w:id="362" w:author="Farah AlKhatab" w:date="2026-05-21T17:06:00Z"/>
        </w:rPr>
      </w:pPr>
      <w:ins w:id="363" w:author="Farah AlKhatab" w:date="2026-05-21T17:06:00Z">
        <w:r w:rsidRPr="008222A3">
          <w:t>F-M11-01 Tenant provisioning</w:t>
        </w:r>
      </w:ins>
    </w:p>
    <w:p w14:paraId="75DE4F89" w14:textId="77777777" w:rsidR="008222A3" w:rsidRPr="008222A3" w:rsidRDefault="008222A3" w:rsidP="008222A3">
      <w:pPr>
        <w:numPr>
          <w:ilvl w:val="0"/>
          <w:numId w:val="14"/>
        </w:numPr>
        <w:rPr>
          <w:ins w:id="364" w:author="Farah AlKhatab" w:date="2026-05-21T17:06:00Z"/>
        </w:rPr>
      </w:pPr>
      <w:ins w:id="365" w:author="Farah AlKhatab" w:date="2026-05-21T17:06:00Z">
        <w:r w:rsidRPr="008222A3">
          <w:t>F-M11-02 Tenant lifecycle</w:t>
        </w:r>
      </w:ins>
    </w:p>
    <w:p w14:paraId="6C9E3B45" w14:textId="77777777" w:rsidR="008222A3" w:rsidRPr="008222A3" w:rsidRDefault="008222A3" w:rsidP="008222A3">
      <w:pPr>
        <w:numPr>
          <w:ilvl w:val="0"/>
          <w:numId w:val="14"/>
        </w:numPr>
        <w:rPr>
          <w:ins w:id="366" w:author="Farah AlKhatab" w:date="2026-05-21T17:06:00Z"/>
        </w:rPr>
      </w:pPr>
      <w:ins w:id="367" w:author="Farah AlKhatab" w:date="2026-05-21T17:06:00Z">
        <w:r w:rsidRPr="008222A3">
          <w:t>F-M11-03 Tenant branding</w:t>
        </w:r>
      </w:ins>
    </w:p>
    <w:p w14:paraId="0D54B3B1" w14:textId="77777777" w:rsidR="008222A3" w:rsidRPr="008222A3" w:rsidRDefault="008222A3" w:rsidP="008222A3">
      <w:pPr>
        <w:numPr>
          <w:ilvl w:val="0"/>
          <w:numId w:val="14"/>
        </w:numPr>
        <w:rPr>
          <w:ins w:id="368" w:author="Farah AlKhatab" w:date="2026-05-21T17:06:00Z"/>
        </w:rPr>
      </w:pPr>
      <w:ins w:id="369" w:author="Farah AlKhatab" w:date="2026-05-21T17:06:00Z">
        <w:r w:rsidRPr="008222A3">
          <w:t>F-M11-04 Tenant configuration</w:t>
        </w:r>
      </w:ins>
    </w:p>
    <w:p w14:paraId="057E36E4" w14:textId="77777777" w:rsidR="008222A3" w:rsidRPr="008222A3" w:rsidRDefault="008222A3" w:rsidP="008222A3">
      <w:pPr>
        <w:numPr>
          <w:ilvl w:val="0"/>
          <w:numId w:val="14"/>
        </w:numPr>
        <w:rPr>
          <w:ins w:id="370" w:author="Farah AlKhatab" w:date="2026-05-21T17:06:00Z"/>
        </w:rPr>
      </w:pPr>
      <w:ins w:id="371" w:author="Farah AlKhatab" w:date="2026-05-21T17:06:00Z">
        <w:r w:rsidRPr="008222A3">
          <w:t>F-M11-05 Authentication mechanics</w:t>
        </w:r>
      </w:ins>
    </w:p>
    <w:p w14:paraId="560C7509" w14:textId="77777777" w:rsidR="008222A3" w:rsidRPr="008222A3" w:rsidRDefault="008222A3" w:rsidP="008222A3">
      <w:pPr>
        <w:numPr>
          <w:ilvl w:val="0"/>
          <w:numId w:val="14"/>
        </w:numPr>
        <w:rPr>
          <w:ins w:id="372" w:author="Farah AlKhatab" w:date="2026-05-21T17:06:00Z"/>
        </w:rPr>
      </w:pPr>
      <w:ins w:id="373" w:author="Farah AlKhatab" w:date="2026-05-21T17:06:00Z">
        <w:r w:rsidRPr="008222A3">
          <w:t>F-M11-06 Platform administration surface</w:t>
        </w:r>
      </w:ins>
    </w:p>
    <w:p w14:paraId="36F2BA8E" w14:textId="77777777" w:rsidR="008222A3" w:rsidRPr="008222A3" w:rsidRDefault="008222A3" w:rsidP="008222A3">
      <w:pPr>
        <w:numPr>
          <w:ilvl w:val="0"/>
          <w:numId w:val="14"/>
        </w:numPr>
        <w:rPr>
          <w:ins w:id="374" w:author="Farah AlKhatab" w:date="2026-05-21T17:06:00Z"/>
        </w:rPr>
      </w:pPr>
      <w:ins w:id="375" w:author="Farah AlKhatab" w:date="2026-05-21T17:06:00Z">
        <w:r w:rsidRPr="008222A3">
          <w:t>F-M11-07 Default KPI templates</w:t>
        </w:r>
      </w:ins>
    </w:p>
    <w:p w14:paraId="18EB9CB9" w14:textId="77777777" w:rsidR="008222A3" w:rsidRPr="008222A3" w:rsidRDefault="008222A3" w:rsidP="008222A3">
      <w:pPr>
        <w:numPr>
          <w:ilvl w:val="0"/>
          <w:numId w:val="14"/>
        </w:numPr>
        <w:rPr>
          <w:ins w:id="376" w:author="Farah AlKhatab" w:date="2026-05-21T17:06:00Z"/>
        </w:rPr>
      </w:pPr>
      <w:ins w:id="377" w:author="Farah AlKhatab" w:date="2026-05-21T17:06:00Z">
        <w:r w:rsidRPr="008222A3">
          <w:t>F-M11-08 Bulk audience import</w:t>
        </w:r>
      </w:ins>
    </w:p>
    <w:p w14:paraId="7C33258D" w14:textId="21E83575" w:rsidR="00081BF0" w:rsidRPr="008222A3" w:rsidRDefault="008222A3" w:rsidP="008222A3">
      <w:pPr>
        <w:pStyle w:val="ListParagraph"/>
        <w:numPr>
          <w:ilvl w:val="0"/>
          <w:numId w:val="14"/>
        </w:numPr>
        <w:rPr>
          <w:ins w:id="378" w:author="Farah AlKhatab" w:date="2026-05-21T17:02:00Z" w16du:dateUtc="2026-05-21T14:02:00Z"/>
          <w:rPrChange w:id="379" w:author="Farah AlKhatab" w:date="2026-05-21T17:04:00Z" w16du:dateUtc="2026-05-21T14:04:00Z">
            <w:rPr>
              <w:ins w:id="380" w:author="Farah AlKhatab" w:date="2026-05-21T17:02:00Z" w16du:dateUtc="2026-05-21T14:02:00Z"/>
              <w:color w:val="1E2235"/>
              <w:sz w:val="20"/>
              <w:szCs w:val="20"/>
            </w:rPr>
          </w:rPrChange>
        </w:rPr>
        <w:pPrChange w:id="381" w:author="Farah AlKhatab" w:date="2026-05-21T17:06:00Z" w16du:dateUtc="2026-05-21T14:06:00Z">
          <w:pPr/>
        </w:pPrChange>
      </w:pPr>
      <w:ins w:id="382" w:author="Farah AlKhatab" w:date="2026-05-21T17:06:00Z">
        <w:r w:rsidRPr="008222A3">
          <w:t>F-M11-09 Audit log infrastructure</w:t>
        </w:r>
      </w:ins>
    </w:p>
    <w:p w14:paraId="500A9819" w14:textId="4179DBB6" w:rsidR="00081BF0" w:rsidRDefault="00081BF0" w:rsidP="008222A3">
      <w:pPr>
        <w:pStyle w:val="Heading2"/>
        <w:rPr>
          <w:ins w:id="383" w:author="Farah AlKhatab" w:date="2026-05-21T17:03:00Z" w16du:dateUtc="2026-05-21T14:03:00Z"/>
        </w:rPr>
        <w:pPrChange w:id="384" w:author="Farah AlKhatab" w:date="2026-05-21T17:04:00Z" w16du:dateUtc="2026-05-21T14:04:00Z">
          <w:pPr/>
        </w:pPrChange>
      </w:pPr>
      <w:ins w:id="385" w:author="Farah AlKhatab" w:date="2026-05-21T17:02:00Z" w16du:dateUtc="2026-05-21T14:02:00Z">
        <w:r w:rsidRPr="008222A3">
          <w:rPr>
            <w:rPrChange w:id="386" w:author="Farah AlKhatab" w:date="2026-05-21T17:04:00Z" w16du:dateUtc="2026-05-21T14:04:00Z">
              <w:rPr>
                <w:color w:val="1E2235"/>
                <w:sz w:val="20"/>
                <w:szCs w:val="20"/>
              </w:rPr>
            </w:rPrChange>
          </w:rPr>
          <w:t>M-</w:t>
        </w:r>
        <w:r w:rsidRPr="008222A3">
          <w:rPr>
            <w:rPrChange w:id="387" w:author="Farah AlKhatab" w:date="2026-05-21T17:04:00Z" w16du:dateUtc="2026-05-21T14:04:00Z">
              <w:rPr>
                <w:color w:val="1E2235"/>
                <w:sz w:val="20"/>
                <w:szCs w:val="20"/>
              </w:rPr>
            </w:rPrChange>
          </w:rPr>
          <w:t>1</w:t>
        </w:r>
        <w:r w:rsidRPr="008222A3">
          <w:rPr>
            <w:rPrChange w:id="388" w:author="Farah AlKhatab" w:date="2026-05-21T17:04:00Z" w16du:dateUtc="2026-05-21T14:04:00Z">
              <w:rPr>
                <w:color w:val="1E2235"/>
                <w:sz w:val="20"/>
                <w:szCs w:val="20"/>
              </w:rPr>
            </w:rPrChange>
          </w:rPr>
          <w:t>2</w:t>
        </w:r>
      </w:ins>
      <w:ins w:id="389" w:author="Farah AlKhatab" w:date="2026-05-21T17:03:00Z" w16du:dateUtc="2026-05-21T14:03:00Z">
        <w:r w:rsidRPr="008222A3">
          <w:rPr>
            <w:rPrChange w:id="390" w:author="Farah AlKhatab" w:date="2026-05-21T17:04:00Z" w16du:dateUtc="2026-05-21T14:04:00Z">
              <w:rPr>
                <w:color w:val="1E2235"/>
                <w:sz w:val="20"/>
                <w:szCs w:val="20"/>
              </w:rPr>
            </w:rPrChange>
          </w:rPr>
          <w:t xml:space="preserve"> </w:t>
        </w:r>
        <w:r w:rsidRPr="008222A3">
          <w:rPr>
            <w:rPrChange w:id="391" w:author="Farah AlKhatab" w:date="2026-05-21T17:04:00Z" w16du:dateUtc="2026-05-21T14:04:00Z">
              <w:rPr>
                <w:color w:val="1E2235"/>
                <w:sz w:val="20"/>
                <w:szCs w:val="20"/>
              </w:rPr>
            </w:rPrChange>
          </w:rPr>
          <w:t>AI intelligence and recommendations</w:t>
        </w:r>
      </w:ins>
    </w:p>
    <w:p w14:paraId="5B369228" w14:textId="77777777" w:rsidR="008222A3" w:rsidRPr="008222A3" w:rsidRDefault="008222A3" w:rsidP="008222A3">
      <w:pPr>
        <w:numPr>
          <w:ilvl w:val="0"/>
          <w:numId w:val="13"/>
        </w:numPr>
        <w:rPr>
          <w:ins w:id="392" w:author="Farah AlKhatab" w:date="2026-05-21T17:06:00Z"/>
        </w:rPr>
      </w:pPr>
      <w:ins w:id="393" w:author="Farah AlKhatab" w:date="2026-05-21T17:06:00Z">
        <w:r w:rsidRPr="008222A3">
          <w:t>F-M12-01 Anomaly detection</w:t>
        </w:r>
      </w:ins>
    </w:p>
    <w:p w14:paraId="5791E5F7" w14:textId="77777777" w:rsidR="008222A3" w:rsidRPr="008222A3" w:rsidRDefault="008222A3" w:rsidP="008222A3">
      <w:pPr>
        <w:numPr>
          <w:ilvl w:val="0"/>
          <w:numId w:val="13"/>
        </w:numPr>
        <w:rPr>
          <w:ins w:id="394" w:author="Farah AlKhatab" w:date="2026-05-21T17:06:00Z"/>
        </w:rPr>
      </w:pPr>
      <w:ins w:id="395" w:author="Farah AlKhatab" w:date="2026-05-21T17:06:00Z">
        <w:r w:rsidRPr="008222A3">
          <w:t>F-M12-02 Trend analysis</w:t>
        </w:r>
      </w:ins>
    </w:p>
    <w:p w14:paraId="133021FB" w14:textId="77777777" w:rsidR="008222A3" w:rsidRPr="008222A3" w:rsidRDefault="008222A3" w:rsidP="008222A3">
      <w:pPr>
        <w:numPr>
          <w:ilvl w:val="0"/>
          <w:numId w:val="13"/>
        </w:numPr>
        <w:rPr>
          <w:ins w:id="396" w:author="Farah AlKhatab" w:date="2026-05-21T17:06:00Z"/>
        </w:rPr>
      </w:pPr>
      <w:ins w:id="397" w:author="Farah AlKhatab" w:date="2026-05-21T17:06:00Z">
        <w:r w:rsidRPr="008222A3">
          <w:t>F-M12-03 Topic clustering at scale</w:t>
        </w:r>
      </w:ins>
    </w:p>
    <w:p w14:paraId="38944737" w14:textId="77777777" w:rsidR="008222A3" w:rsidRPr="008222A3" w:rsidRDefault="008222A3" w:rsidP="008222A3">
      <w:pPr>
        <w:numPr>
          <w:ilvl w:val="0"/>
          <w:numId w:val="13"/>
        </w:numPr>
        <w:rPr>
          <w:ins w:id="398" w:author="Farah AlKhatab" w:date="2026-05-21T17:06:00Z"/>
        </w:rPr>
      </w:pPr>
      <w:ins w:id="399" w:author="Farah AlKhatab" w:date="2026-05-21T17:06:00Z">
        <w:r w:rsidRPr="008222A3">
          <w:t>F-M12-04 Predictive insights</w:t>
        </w:r>
      </w:ins>
    </w:p>
    <w:p w14:paraId="2B7CE931" w14:textId="77777777" w:rsidR="008222A3" w:rsidRPr="008222A3" w:rsidRDefault="008222A3" w:rsidP="008222A3">
      <w:pPr>
        <w:numPr>
          <w:ilvl w:val="0"/>
          <w:numId w:val="13"/>
        </w:numPr>
        <w:rPr>
          <w:ins w:id="400" w:author="Farah AlKhatab" w:date="2026-05-21T17:06:00Z"/>
        </w:rPr>
      </w:pPr>
      <w:ins w:id="401" w:author="Farah AlKhatab" w:date="2026-05-21T17:06:00Z">
        <w:r w:rsidRPr="008222A3">
          <w:t>F-M12-05 Recommended actions</w:t>
        </w:r>
      </w:ins>
    </w:p>
    <w:p w14:paraId="720AB8F7" w14:textId="77777777" w:rsidR="008222A3" w:rsidRPr="008222A3" w:rsidRDefault="008222A3" w:rsidP="008222A3">
      <w:pPr>
        <w:numPr>
          <w:ilvl w:val="0"/>
          <w:numId w:val="13"/>
        </w:numPr>
        <w:rPr>
          <w:ins w:id="402" w:author="Farah AlKhatab" w:date="2026-05-21T17:06:00Z"/>
        </w:rPr>
      </w:pPr>
      <w:ins w:id="403" w:author="Farah AlKhatab" w:date="2026-05-21T17:06:00Z">
        <w:r w:rsidRPr="008222A3">
          <w:t>F-M12-06 AI-suggested case routing</w:t>
        </w:r>
      </w:ins>
    </w:p>
    <w:p w14:paraId="4DE5EE2C" w14:textId="2066D677" w:rsidR="00081BF0" w:rsidRPr="008222A3" w:rsidRDefault="008222A3" w:rsidP="008222A3">
      <w:pPr>
        <w:pStyle w:val="ListParagraph"/>
        <w:numPr>
          <w:ilvl w:val="0"/>
          <w:numId w:val="13"/>
        </w:numPr>
        <w:rPr>
          <w:ins w:id="404" w:author="Farah AlKhatab" w:date="2026-05-21T17:02:00Z" w16du:dateUtc="2026-05-21T14:02:00Z"/>
          <w:rPrChange w:id="405" w:author="Farah AlKhatab" w:date="2026-05-21T17:04:00Z" w16du:dateUtc="2026-05-21T14:04:00Z">
            <w:rPr>
              <w:ins w:id="406" w:author="Farah AlKhatab" w:date="2026-05-21T17:02:00Z" w16du:dateUtc="2026-05-21T14:02:00Z"/>
              <w:color w:val="1E2235"/>
              <w:sz w:val="20"/>
              <w:szCs w:val="20"/>
            </w:rPr>
          </w:rPrChange>
        </w:rPr>
        <w:pPrChange w:id="407" w:author="Farah AlKhatab" w:date="2026-05-21T17:06:00Z" w16du:dateUtc="2026-05-21T14:06:00Z">
          <w:pPr/>
        </w:pPrChange>
      </w:pPr>
      <w:ins w:id="408" w:author="Farah AlKhatab" w:date="2026-05-21T17:06:00Z">
        <w:r w:rsidRPr="008222A3">
          <w:t>F-M12-07 Model governance</w:t>
        </w:r>
      </w:ins>
    </w:p>
    <w:p w14:paraId="23E15A32" w14:textId="174E0510" w:rsidR="00081BF0" w:rsidRDefault="00081BF0" w:rsidP="008222A3">
      <w:pPr>
        <w:pStyle w:val="Heading2"/>
        <w:rPr>
          <w:ins w:id="409" w:author="Farah AlKhatab" w:date="2026-05-21T17:04:00Z" w16du:dateUtc="2026-05-21T14:04:00Z"/>
        </w:rPr>
        <w:pPrChange w:id="410" w:author="Farah AlKhatab" w:date="2026-05-21T17:04:00Z" w16du:dateUtc="2026-05-21T14:04:00Z">
          <w:pPr/>
        </w:pPrChange>
      </w:pPr>
      <w:ins w:id="411" w:author="Farah AlKhatab" w:date="2026-05-21T17:02:00Z" w16du:dateUtc="2026-05-21T14:02:00Z">
        <w:r w:rsidRPr="008222A3">
          <w:rPr>
            <w:rPrChange w:id="412" w:author="Farah AlKhatab" w:date="2026-05-21T17:04:00Z" w16du:dateUtc="2026-05-21T14:04:00Z">
              <w:rPr>
                <w:color w:val="1E2235"/>
                <w:sz w:val="20"/>
                <w:szCs w:val="20"/>
              </w:rPr>
            </w:rPrChange>
          </w:rPr>
          <w:t>M-</w:t>
        </w:r>
        <w:r w:rsidRPr="008222A3">
          <w:rPr>
            <w:rPrChange w:id="413" w:author="Farah AlKhatab" w:date="2026-05-21T17:04:00Z" w16du:dateUtc="2026-05-21T14:04:00Z">
              <w:rPr>
                <w:color w:val="1E2235"/>
                <w:sz w:val="20"/>
                <w:szCs w:val="20"/>
              </w:rPr>
            </w:rPrChange>
          </w:rPr>
          <w:t>1</w:t>
        </w:r>
        <w:r w:rsidRPr="008222A3">
          <w:rPr>
            <w:rPrChange w:id="414" w:author="Farah AlKhatab" w:date="2026-05-21T17:04:00Z" w16du:dateUtc="2026-05-21T14:04:00Z">
              <w:rPr>
                <w:color w:val="1E2235"/>
                <w:sz w:val="20"/>
                <w:szCs w:val="20"/>
              </w:rPr>
            </w:rPrChange>
          </w:rPr>
          <w:t>3</w:t>
        </w:r>
      </w:ins>
      <w:ins w:id="415" w:author="Farah AlKhatab" w:date="2026-05-21T17:04:00Z" w16du:dateUtc="2026-05-21T14:04:00Z">
        <w:r w:rsidRPr="008222A3">
          <w:rPr>
            <w:rPrChange w:id="416" w:author="Farah AlKhatab" w:date="2026-05-21T17:04:00Z" w16du:dateUtc="2026-05-21T14:04:00Z">
              <w:rPr>
                <w:color w:val="1E2235"/>
                <w:sz w:val="20"/>
                <w:szCs w:val="20"/>
              </w:rPr>
            </w:rPrChange>
          </w:rPr>
          <w:t xml:space="preserve"> </w:t>
        </w:r>
        <w:r w:rsidRPr="008222A3">
          <w:rPr>
            <w:rPrChange w:id="417" w:author="Farah AlKhatab" w:date="2026-05-21T17:04:00Z" w16du:dateUtc="2026-05-21T14:04:00Z">
              <w:rPr>
                <w:color w:val="1E2235"/>
                <w:sz w:val="20"/>
                <w:szCs w:val="20"/>
              </w:rPr>
            </w:rPrChange>
          </w:rPr>
          <w:t>Integration hub</w:t>
        </w:r>
      </w:ins>
    </w:p>
    <w:p w14:paraId="75BB327B" w14:textId="77777777" w:rsidR="008222A3" w:rsidRPr="008222A3" w:rsidRDefault="008222A3" w:rsidP="008222A3">
      <w:pPr>
        <w:numPr>
          <w:ilvl w:val="0"/>
          <w:numId w:val="12"/>
        </w:numPr>
        <w:rPr>
          <w:ins w:id="418" w:author="Farah AlKhatab" w:date="2026-05-21T17:06:00Z"/>
        </w:rPr>
      </w:pPr>
      <w:ins w:id="419" w:author="Farah AlKhatab" w:date="2026-05-21T17:06:00Z">
        <w:r w:rsidRPr="008222A3">
          <w:t xml:space="preserve">F-M13-01 </w:t>
        </w:r>
        <w:proofErr w:type="gramStart"/>
        <w:r w:rsidRPr="008222A3">
          <w:t>Pre-built</w:t>
        </w:r>
        <w:proofErr w:type="gramEnd"/>
        <w:r w:rsidRPr="008222A3">
          <w:t xml:space="preserve"> connectors</w:t>
        </w:r>
      </w:ins>
    </w:p>
    <w:p w14:paraId="298CA1D7" w14:textId="77777777" w:rsidR="008222A3" w:rsidRPr="008222A3" w:rsidRDefault="008222A3" w:rsidP="008222A3">
      <w:pPr>
        <w:numPr>
          <w:ilvl w:val="0"/>
          <w:numId w:val="12"/>
        </w:numPr>
        <w:rPr>
          <w:ins w:id="420" w:author="Farah AlKhatab" w:date="2026-05-21T17:06:00Z"/>
        </w:rPr>
      </w:pPr>
      <w:ins w:id="421" w:author="Farah AlKhatab" w:date="2026-05-21T17:06:00Z">
        <w:r w:rsidRPr="008222A3">
          <w:t>F-M13-02 Generic API and webhook framework</w:t>
        </w:r>
      </w:ins>
    </w:p>
    <w:p w14:paraId="13298ECC" w14:textId="77777777" w:rsidR="008222A3" w:rsidRPr="008222A3" w:rsidRDefault="008222A3" w:rsidP="008222A3">
      <w:pPr>
        <w:numPr>
          <w:ilvl w:val="0"/>
          <w:numId w:val="12"/>
        </w:numPr>
        <w:rPr>
          <w:ins w:id="422" w:author="Farah AlKhatab" w:date="2026-05-21T17:06:00Z"/>
        </w:rPr>
      </w:pPr>
      <w:ins w:id="423" w:author="Farah AlKhatab" w:date="2026-05-21T17:06:00Z">
        <w:r w:rsidRPr="008222A3">
          <w:t>F-M13-03 SCIM provisioning</w:t>
        </w:r>
      </w:ins>
    </w:p>
    <w:p w14:paraId="3C57EBD8" w14:textId="77777777" w:rsidR="008222A3" w:rsidRPr="008222A3" w:rsidRDefault="008222A3" w:rsidP="008222A3">
      <w:pPr>
        <w:numPr>
          <w:ilvl w:val="0"/>
          <w:numId w:val="12"/>
        </w:numPr>
        <w:rPr>
          <w:ins w:id="424" w:author="Farah AlKhatab" w:date="2026-05-21T17:06:00Z"/>
        </w:rPr>
      </w:pPr>
      <w:ins w:id="425" w:author="Farah AlKhatab" w:date="2026-05-21T17:06:00Z">
        <w:r w:rsidRPr="008222A3">
          <w:t>F-M13-04 Data flow mapping and transformation</w:t>
        </w:r>
      </w:ins>
    </w:p>
    <w:p w14:paraId="13FF9F1A" w14:textId="77777777" w:rsidR="008222A3" w:rsidRPr="008222A3" w:rsidRDefault="008222A3" w:rsidP="008222A3">
      <w:pPr>
        <w:numPr>
          <w:ilvl w:val="0"/>
          <w:numId w:val="12"/>
        </w:numPr>
        <w:rPr>
          <w:ins w:id="426" w:author="Farah AlKhatab" w:date="2026-05-21T17:06:00Z"/>
        </w:rPr>
      </w:pPr>
      <w:ins w:id="427" w:author="Farah AlKhatab" w:date="2026-05-21T17:06:00Z">
        <w:r w:rsidRPr="008222A3">
          <w:t>F-M13-05 Integration health monitoring</w:t>
        </w:r>
      </w:ins>
    </w:p>
    <w:p w14:paraId="508775EC" w14:textId="77777777" w:rsidR="008222A3" w:rsidRPr="008222A3" w:rsidRDefault="008222A3" w:rsidP="008222A3">
      <w:pPr>
        <w:numPr>
          <w:ilvl w:val="0"/>
          <w:numId w:val="12"/>
        </w:numPr>
        <w:rPr>
          <w:ins w:id="428" w:author="Farah AlKhatab" w:date="2026-05-21T17:06:00Z"/>
        </w:rPr>
      </w:pPr>
      <w:ins w:id="429" w:author="Farah AlKhatab" w:date="2026-05-21T17:06:00Z">
        <w:r w:rsidRPr="008222A3">
          <w:t>F-M13-06 Integration audit trail</w:t>
        </w:r>
      </w:ins>
    </w:p>
    <w:p w14:paraId="25F2D0DB" w14:textId="77C3B187" w:rsidR="00081BF0" w:rsidRPr="008222A3" w:rsidRDefault="008222A3" w:rsidP="008222A3">
      <w:pPr>
        <w:pStyle w:val="ListParagraph"/>
        <w:numPr>
          <w:ilvl w:val="0"/>
          <w:numId w:val="12"/>
        </w:numPr>
        <w:rPr>
          <w:ins w:id="430" w:author="Farah AlKhatab" w:date="2026-05-21T17:02:00Z" w16du:dateUtc="2026-05-21T14:02:00Z"/>
          <w:rPrChange w:id="431" w:author="Farah AlKhatab" w:date="2026-05-21T17:04:00Z" w16du:dateUtc="2026-05-21T14:04:00Z">
            <w:rPr>
              <w:ins w:id="432" w:author="Farah AlKhatab" w:date="2026-05-21T17:02:00Z" w16du:dateUtc="2026-05-21T14:02:00Z"/>
              <w:color w:val="1E2235"/>
              <w:sz w:val="20"/>
              <w:szCs w:val="20"/>
            </w:rPr>
          </w:rPrChange>
        </w:rPr>
        <w:pPrChange w:id="433" w:author="Farah AlKhatab" w:date="2026-05-21T17:06:00Z" w16du:dateUtc="2026-05-21T14:06:00Z">
          <w:pPr/>
        </w:pPrChange>
      </w:pPr>
      <w:ins w:id="434" w:author="Farah AlKhatab" w:date="2026-05-21T17:06:00Z">
        <w:r w:rsidRPr="008222A3">
          <w:t>F-M13-07 Credential management</w:t>
        </w:r>
      </w:ins>
    </w:p>
    <w:p w14:paraId="21A4983F" w14:textId="42716009" w:rsidR="00081BF0" w:rsidRDefault="00081BF0" w:rsidP="008222A3">
      <w:pPr>
        <w:pStyle w:val="Heading2"/>
        <w:rPr>
          <w:ins w:id="435" w:author="Farah AlKhatab" w:date="2026-05-21T17:04:00Z" w16du:dateUtc="2026-05-21T14:04:00Z"/>
        </w:rPr>
        <w:pPrChange w:id="436" w:author="Farah AlKhatab" w:date="2026-05-21T17:04:00Z" w16du:dateUtc="2026-05-21T14:04:00Z">
          <w:pPr/>
        </w:pPrChange>
      </w:pPr>
      <w:ins w:id="437" w:author="Farah AlKhatab" w:date="2026-05-21T17:02:00Z" w16du:dateUtc="2026-05-21T14:02:00Z">
        <w:r w:rsidRPr="008222A3">
          <w:rPr>
            <w:rPrChange w:id="438" w:author="Farah AlKhatab" w:date="2026-05-21T17:04:00Z" w16du:dateUtc="2026-05-21T14:04:00Z">
              <w:rPr>
                <w:color w:val="1E2235"/>
                <w:sz w:val="20"/>
                <w:szCs w:val="20"/>
              </w:rPr>
            </w:rPrChange>
          </w:rPr>
          <w:lastRenderedPageBreak/>
          <w:t>M-</w:t>
        </w:r>
        <w:r w:rsidRPr="008222A3">
          <w:rPr>
            <w:rPrChange w:id="439" w:author="Farah AlKhatab" w:date="2026-05-21T17:04:00Z" w16du:dateUtc="2026-05-21T14:04:00Z">
              <w:rPr>
                <w:color w:val="1E2235"/>
                <w:sz w:val="20"/>
                <w:szCs w:val="20"/>
              </w:rPr>
            </w:rPrChange>
          </w:rPr>
          <w:t>1</w:t>
        </w:r>
        <w:r w:rsidRPr="008222A3">
          <w:rPr>
            <w:rPrChange w:id="440" w:author="Farah AlKhatab" w:date="2026-05-21T17:04:00Z" w16du:dateUtc="2026-05-21T14:04:00Z">
              <w:rPr>
                <w:color w:val="1E2235"/>
                <w:sz w:val="20"/>
                <w:szCs w:val="20"/>
              </w:rPr>
            </w:rPrChange>
          </w:rPr>
          <w:t>4</w:t>
        </w:r>
      </w:ins>
      <w:ins w:id="441" w:author="Farah AlKhatab" w:date="2026-05-21T17:04:00Z" w16du:dateUtc="2026-05-21T14:04:00Z">
        <w:r w:rsidRPr="008222A3">
          <w:rPr>
            <w:rPrChange w:id="442" w:author="Farah AlKhatab" w:date="2026-05-21T17:04:00Z" w16du:dateUtc="2026-05-21T14:04:00Z">
              <w:rPr>
                <w:color w:val="1E2235"/>
                <w:sz w:val="20"/>
                <w:szCs w:val="20"/>
              </w:rPr>
            </w:rPrChange>
          </w:rPr>
          <w:t xml:space="preserve"> </w:t>
        </w:r>
        <w:r w:rsidRPr="008222A3">
          <w:rPr>
            <w:rPrChange w:id="443" w:author="Farah AlKhatab" w:date="2026-05-21T17:04:00Z" w16du:dateUtc="2026-05-21T14:04:00Z">
              <w:rPr>
                <w:color w:val="1E2235"/>
                <w:sz w:val="20"/>
                <w:szCs w:val="20"/>
              </w:rPr>
            </w:rPrChange>
          </w:rPr>
          <w:t>Survey logic and targeting engine</w:t>
        </w:r>
      </w:ins>
    </w:p>
    <w:p w14:paraId="3A42E566" w14:textId="77777777" w:rsidR="008222A3" w:rsidRPr="008222A3" w:rsidRDefault="008222A3" w:rsidP="008222A3">
      <w:pPr>
        <w:numPr>
          <w:ilvl w:val="0"/>
          <w:numId w:val="11"/>
        </w:numPr>
        <w:rPr>
          <w:ins w:id="444" w:author="Farah AlKhatab" w:date="2026-05-21T17:05:00Z"/>
        </w:rPr>
      </w:pPr>
      <w:ins w:id="445" w:author="Farah AlKhatab" w:date="2026-05-21T17:05:00Z">
        <w:r w:rsidRPr="008222A3">
          <w:t>F-M14-01 Advanced conditional branching</w:t>
        </w:r>
      </w:ins>
    </w:p>
    <w:p w14:paraId="33674236" w14:textId="77777777" w:rsidR="008222A3" w:rsidRPr="008222A3" w:rsidRDefault="008222A3" w:rsidP="008222A3">
      <w:pPr>
        <w:numPr>
          <w:ilvl w:val="0"/>
          <w:numId w:val="11"/>
        </w:numPr>
        <w:rPr>
          <w:ins w:id="446" w:author="Farah AlKhatab" w:date="2026-05-21T17:05:00Z"/>
        </w:rPr>
      </w:pPr>
      <w:ins w:id="447" w:author="Farah AlKhatab" w:date="2026-05-21T17:05:00Z">
        <w:r w:rsidRPr="008222A3">
          <w:t>F-M14-02 Audience-driven display rules</w:t>
        </w:r>
      </w:ins>
    </w:p>
    <w:p w14:paraId="1B63E863" w14:textId="77777777" w:rsidR="008222A3" w:rsidRPr="008222A3" w:rsidRDefault="008222A3" w:rsidP="008222A3">
      <w:pPr>
        <w:numPr>
          <w:ilvl w:val="0"/>
          <w:numId w:val="11"/>
        </w:numPr>
        <w:rPr>
          <w:ins w:id="448" w:author="Farah AlKhatab" w:date="2026-05-21T17:05:00Z"/>
        </w:rPr>
      </w:pPr>
      <w:ins w:id="449" w:author="Farah AlKhatab" w:date="2026-05-21T17:05:00Z">
        <w:r w:rsidRPr="008222A3">
          <w:t>F-M14-03 Dynamic audience expressions</w:t>
        </w:r>
      </w:ins>
    </w:p>
    <w:p w14:paraId="62D6DE7A" w14:textId="77777777" w:rsidR="008222A3" w:rsidRPr="008222A3" w:rsidRDefault="008222A3" w:rsidP="008222A3">
      <w:pPr>
        <w:numPr>
          <w:ilvl w:val="0"/>
          <w:numId w:val="11"/>
        </w:numPr>
        <w:rPr>
          <w:ins w:id="450" w:author="Farah AlKhatab" w:date="2026-05-21T17:05:00Z"/>
        </w:rPr>
      </w:pPr>
      <w:ins w:id="451" w:author="Farah AlKhatab" w:date="2026-05-21T17:05:00Z">
        <w:r w:rsidRPr="008222A3">
          <w:t>F-M14-04 A/B survey testing</w:t>
        </w:r>
      </w:ins>
    </w:p>
    <w:p w14:paraId="6821D738" w14:textId="77777777" w:rsidR="008222A3" w:rsidRPr="008222A3" w:rsidRDefault="008222A3" w:rsidP="008222A3">
      <w:pPr>
        <w:numPr>
          <w:ilvl w:val="0"/>
          <w:numId w:val="11"/>
        </w:numPr>
        <w:rPr>
          <w:ins w:id="452" w:author="Farah AlKhatab" w:date="2026-05-21T17:05:00Z"/>
        </w:rPr>
      </w:pPr>
      <w:ins w:id="453" w:author="Farah AlKhatab" w:date="2026-05-21T17:05:00Z">
        <w:r w:rsidRPr="008222A3">
          <w:t>F-M14-05 Quota and capacity controls</w:t>
        </w:r>
      </w:ins>
    </w:p>
    <w:p w14:paraId="1D4F17C4" w14:textId="754A6492" w:rsidR="00081BF0" w:rsidRPr="008222A3" w:rsidRDefault="008222A3" w:rsidP="008222A3">
      <w:pPr>
        <w:pStyle w:val="ListParagraph"/>
        <w:numPr>
          <w:ilvl w:val="0"/>
          <w:numId w:val="11"/>
        </w:numPr>
        <w:rPr>
          <w:ins w:id="454" w:author="Farah AlKhatab" w:date="2026-05-21T17:02:00Z" w16du:dateUtc="2026-05-21T14:02:00Z"/>
          <w:rPrChange w:id="455" w:author="Farah AlKhatab" w:date="2026-05-21T17:04:00Z" w16du:dateUtc="2026-05-21T14:04:00Z">
            <w:rPr>
              <w:ins w:id="456" w:author="Farah AlKhatab" w:date="2026-05-21T17:02:00Z" w16du:dateUtc="2026-05-21T14:02:00Z"/>
              <w:color w:val="1E2235"/>
              <w:sz w:val="20"/>
              <w:szCs w:val="20"/>
            </w:rPr>
          </w:rPrChange>
        </w:rPr>
        <w:pPrChange w:id="457" w:author="Farah AlKhatab" w:date="2026-05-21T17:05:00Z" w16du:dateUtc="2026-05-21T14:05:00Z">
          <w:pPr/>
        </w:pPrChange>
      </w:pPr>
      <w:ins w:id="458" w:author="Farah AlKhatab" w:date="2026-05-21T17:05:00Z">
        <w:r w:rsidRPr="008222A3">
          <w:t>F-M14-06 Targeting analytics</w:t>
        </w:r>
      </w:ins>
    </w:p>
    <w:p w14:paraId="27974C4C" w14:textId="7256B661" w:rsidR="00081BF0" w:rsidRDefault="00081BF0" w:rsidP="008222A3">
      <w:pPr>
        <w:pStyle w:val="Heading2"/>
        <w:rPr>
          <w:ins w:id="459" w:author="Farah AlKhatab" w:date="2026-05-21T17:04:00Z" w16du:dateUtc="2026-05-21T14:04:00Z"/>
        </w:rPr>
        <w:pPrChange w:id="460" w:author="Farah AlKhatab" w:date="2026-05-21T17:04:00Z" w16du:dateUtc="2026-05-21T14:04:00Z">
          <w:pPr/>
        </w:pPrChange>
      </w:pPr>
      <w:ins w:id="461" w:author="Farah AlKhatab" w:date="2026-05-21T17:02:00Z" w16du:dateUtc="2026-05-21T14:02:00Z">
        <w:r w:rsidRPr="008222A3">
          <w:rPr>
            <w:rPrChange w:id="462" w:author="Farah AlKhatab" w:date="2026-05-21T17:04:00Z" w16du:dateUtc="2026-05-21T14:04:00Z">
              <w:rPr>
                <w:color w:val="1E2235"/>
                <w:sz w:val="20"/>
                <w:szCs w:val="20"/>
              </w:rPr>
            </w:rPrChange>
          </w:rPr>
          <w:t>M-</w:t>
        </w:r>
        <w:r w:rsidRPr="008222A3">
          <w:rPr>
            <w:rPrChange w:id="463" w:author="Farah AlKhatab" w:date="2026-05-21T17:04:00Z" w16du:dateUtc="2026-05-21T14:04:00Z">
              <w:rPr>
                <w:color w:val="1E2235"/>
                <w:sz w:val="20"/>
                <w:szCs w:val="20"/>
              </w:rPr>
            </w:rPrChange>
          </w:rPr>
          <w:t>1</w:t>
        </w:r>
        <w:r w:rsidRPr="008222A3">
          <w:rPr>
            <w:rPrChange w:id="464" w:author="Farah AlKhatab" w:date="2026-05-21T17:04:00Z" w16du:dateUtc="2026-05-21T14:04:00Z">
              <w:rPr>
                <w:color w:val="1E2235"/>
                <w:sz w:val="20"/>
                <w:szCs w:val="20"/>
              </w:rPr>
            </w:rPrChange>
          </w:rPr>
          <w:t>5</w:t>
        </w:r>
      </w:ins>
      <w:ins w:id="465" w:author="Farah AlKhatab" w:date="2026-05-21T17:04:00Z" w16du:dateUtc="2026-05-21T14:04:00Z">
        <w:r w:rsidRPr="008222A3">
          <w:rPr>
            <w:rPrChange w:id="466" w:author="Farah AlKhatab" w:date="2026-05-21T17:04:00Z" w16du:dateUtc="2026-05-21T14:04:00Z">
              <w:rPr>
                <w:color w:val="1E2235"/>
                <w:sz w:val="20"/>
                <w:szCs w:val="20"/>
              </w:rPr>
            </w:rPrChange>
          </w:rPr>
          <w:t xml:space="preserve"> </w:t>
        </w:r>
        <w:r w:rsidRPr="008222A3">
          <w:rPr>
            <w:rPrChange w:id="467" w:author="Farah AlKhatab" w:date="2026-05-21T17:04:00Z" w16du:dateUtc="2026-05-21T14:04:00Z">
              <w:rPr>
                <w:color w:val="1E2235"/>
                <w:sz w:val="20"/>
                <w:szCs w:val="20"/>
              </w:rPr>
            </w:rPrChange>
          </w:rPr>
          <w:t>Action management</w:t>
        </w:r>
      </w:ins>
    </w:p>
    <w:p w14:paraId="27107280" w14:textId="77777777" w:rsidR="008222A3" w:rsidRPr="008222A3" w:rsidRDefault="008222A3" w:rsidP="008222A3">
      <w:pPr>
        <w:numPr>
          <w:ilvl w:val="0"/>
          <w:numId w:val="10"/>
        </w:numPr>
        <w:rPr>
          <w:ins w:id="468" w:author="Farah AlKhatab" w:date="2026-05-21T17:05:00Z"/>
        </w:rPr>
      </w:pPr>
      <w:ins w:id="469" w:author="Farah AlKhatab" w:date="2026-05-21T17:05:00Z">
        <w:r w:rsidRPr="008222A3">
          <w:t>F-M15-01 Action definition</w:t>
        </w:r>
      </w:ins>
    </w:p>
    <w:p w14:paraId="3D0560F5" w14:textId="77777777" w:rsidR="008222A3" w:rsidRPr="008222A3" w:rsidRDefault="008222A3" w:rsidP="008222A3">
      <w:pPr>
        <w:numPr>
          <w:ilvl w:val="0"/>
          <w:numId w:val="10"/>
        </w:numPr>
        <w:rPr>
          <w:ins w:id="470" w:author="Farah AlKhatab" w:date="2026-05-21T17:05:00Z"/>
        </w:rPr>
      </w:pPr>
      <w:ins w:id="471" w:author="Farah AlKhatab" w:date="2026-05-21T17:05:00Z">
        <w:r w:rsidRPr="008222A3">
          <w:t>F-M15-02 Action assignment</w:t>
        </w:r>
      </w:ins>
    </w:p>
    <w:p w14:paraId="12656349" w14:textId="77777777" w:rsidR="008222A3" w:rsidRPr="008222A3" w:rsidRDefault="008222A3" w:rsidP="008222A3">
      <w:pPr>
        <w:numPr>
          <w:ilvl w:val="0"/>
          <w:numId w:val="10"/>
        </w:numPr>
        <w:rPr>
          <w:ins w:id="472" w:author="Farah AlKhatab" w:date="2026-05-21T17:05:00Z"/>
        </w:rPr>
      </w:pPr>
      <w:ins w:id="473" w:author="Farah AlKhatab" w:date="2026-05-21T17:05:00Z">
        <w:r w:rsidRPr="008222A3">
          <w:t xml:space="preserve">F-M15-03 Action </w:t>
        </w:r>
        <w:proofErr w:type="gramStart"/>
        <w:r w:rsidRPr="008222A3">
          <w:t>lifecycle</w:t>
        </w:r>
        <w:proofErr w:type="gramEnd"/>
      </w:ins>
    </w:p>
    <w:p w14:paraId="569E978C" w14:textId="77777777" w:rsidR="008222A3" w:rsidRPr="008222A3" w:rsidRDefault="008222A3" w:rsidP="008222A3">
      <w:pPr>
        <w:numPr>
          <w:ilvl w:val="0"/>
          <w:numId w:val="10"/>
        </w:numPr>
        <w:rPr>
          <w:ins w:id="474" w:author="Farah AlKhatab" w:date="2026-05-21T17:05:00Z"/>
        </w:rPr>
      </w:pPr>
      <w:ins w:id="475" w:author="Farah AlKhatab" w:date="2026-05-21T17:05:00Z">
        <w:r w:rsidRPr="008222A3">
          <w:t>F-M15-04 Source linkage</w:t>
        </w:r>
      </w:ins>
    </w:p>
    <w:p w14:paraId="1D28C043" w14:textId="77777777" w:rsidR="008222A3" w:rsidRPr="008222A3" w:rsidRDefault="008222A3" w:rsidP="008222A3">
      <w:pPr>
        <w:numPr>
          <w:ilvl w:val="0"/>
          <w:numId w:val="10"/>
        </w:numPr>
        <w:rPr>
          <w:ins w:id="476" w:author="Farah AlKhatab" w:date="2026-05-21T17:05:00Z"/>
        </w:rPr>
      </w:pPr>
      <w:ins w:id="477" w:author="Farah AlKhatab" w:date="2026-05-21T17:05:00Z">
        <w:r w:rsidRPr="008222A3">
          <w:t>F-M15-05 Outcome measurement</w:t>
        </w:r>
      </w:ins>
    </w:p>
    <w:p w14:paraId="3F647B1E" w14:textId="77777777" w:rsidR="008222A3" w:rsidRPr="008222A3" w:rsidRDefault="008222A3" w:rsidP="008222A3">
      <w:pPr>
        <w:numPr>
          <w:ilvl w:val="0"/>
          <w:numId w:val="10"/>
        </w:numPr>
        <w:rPr>
          <w:ins w:id="478" w:author="Farah AlKhatab" w:date="2026-05-21T17:05:00Z"/>
        </w:rPr>
      </w:pPr>
      <w:ins w:id="479" w:author="Farah AlKhatab" w:date="2026-05-21T17:05:00Z">
        <w:r w:rsidRPr="008222A3">
          <w:t>F-M15-06 Action review cadence</w:t>
        </w:r>
      </w:ins>
    </w:p>
    <w:p w14:paraId="2FC86B09" w14:textId="0CD41142" w:rsidR="00081BF0" w:rsidRPr="008222A3" w:rsidRDefault="008222A3" w:rsidP="008222A3">
      <w:pPr>
        <w:pStyle w:val="ListParagraph"/>
        <w:numPr>
          <w:ilvl w:val="0"/>
          <w:numId w:val="10"/>
        </w:numPr>
        <w:rPr>
          <w:ins w:id="480" w:author="Farah AlKhatab" w:date="2026-05-21T17:02:00Z" w16du:dateUtc="2026-05-21T14:02:00Z"/>
          <w:rPrChange w:id="481" w:author="Farah AlKhatab" w:date="2026-05-21T17:04:00Z" w16du:dateUtc="2026-05-21T14:04:00Z">
            <w:rPr>
              <w:ins w:id="482" w:author="Farah AlKhatab" w:date="2026-05-21T17:02:00Z" w16du:dateUtc="2026-05-21T14:02:00Z"/>
              <w:color w:val="1E2235"/>
              <w:sz w:val="20"/>
              <w:szCs w:val="20"/>
            </w:rPr>
          </w:rPrChange>
        </w:rPr>
        <w:pPrChange w:id="483" w:author="Farah AlKhatab" w:date="2026-05-21T17:05:00Z" w16du:dateUtc="2026-05-21T14:05:00Z">
          <w:pPr/>
        </w:pPrChange>
      </w:pPr>
      <w:ins w:id="484" w:author="Farah AlKhatab" w:date="2026-05-21T17:05:00Z">
        <w:r w:rsidRPr="008222A3">
          <w:t>F-M15-07 Action audit trail</w:t>
        </w:r>
      </w:ins>
    </w:p>
    <w:p w14:paraId="14EED5AC" w14:textId="2987E3BA" w:rsidR="00081BF0" w:rsidRPr="008222A3" w:rsidRDefault="00081BF0" w:rsidP="008222A3">
      <w:pPr>
        <w:pStyle w:val="Heading2"/>
        <w:rPr>
          <w:ins w:id="485" w:author="Farah AlKhatab" w:date="2026-05-21T17:04:00Z" w16du:dateUtc="2026-05-21T14:04:00Z"/>
          <w:rPrChange w:id="486" w:author="Farah AlKhatab" w:date="2026-05-21T17:04:00Z" w16du:dateUtc="2026-05-21T14:04:00Z">
            <w:rPr>
              <w:ins w:id="487" w:author="Farah AlKhatab" w:date="2026-05-21T17:04:00Z" w16du:dateUtc="2026-05-21T14:04:00Z"/>
              <w:color w:val="1E2235"/>
              <w:sz w:val="20"/>
              <w:szCs w:val="20"/>
            </w:rPr>
          </w:rPrChange>
        </w:rPr>
        <w:pPrChange w:id="488" w:author="Farah AlKhatab" w:date="2026-05-21T17:04:00Z" w16du:dateUtc="2026-05-21T14:04:00Z">
          <w:pPr/>
        </w:pPrChange>
      </w:pPr>
      <w:ins w:id="489" w:author="Farah AlKhatab" w:date="2026-05-21T17:02:00Z" w16du:dateUtc="2026-05-21T14:02:00Z">
        <w:r w:rsidRPr="008222A3">
          <w:rPr>
            <w:rPrChange w:id="490" w:author="Farah AlKhatab" w:date="2026-05-21T17:04:00Z" w16du:dateUtc="2026-05-21T14:04:00Z">
              <w:rPr>
                <w:color w:val="1E2235"/>
                <w:sz w:val="20"/>
                <w:szCs w:val="20"/>
              </w:rPr>
            </w:rPrChange>
          </w:rPr>
          <w:t>M-</w:t>
        </w:r>
        <w:r w:rsidRPr="008222A3">
          <w:rPr>
            <w:rPrChange w:id="491" w:author="Farah AlKhatab" w:date="2026-05-21T17:04:00Z" w16du:dateUtc="2026-05-21T14:04:00Z">
              <w:rPr>
                <w:color w:val="1E2235"/>
                <w:sz w:val="20"/>
                <w:szCs w:val="20"/>
              </w:rPr>
            </w:rPrChange>
          </w:rPr>
          <w:t>1</w:t>
        </w:r>
        <w:r w:rsidRPr="008222A3">
          <w:rPr>
            <w:rPrChange w:id="492" w:author="Farah AlKhatab" w:date="2026-05-21T17:04:00Z" w16du:dateUtc="2026-05-21T14:04:00Z">
              <w:rPr>
                <w:color w:val="1E2235"/>
                <w:sz w:val="20"/>
                <w:szCs w:val="20"/>
              </w:rPr>
            </w:rPrChange>
          </w:rPr>
          <w:t>6</w:t>
        </w:r>
      </w:ins>
      <w:ins w:id="493" w:author="Farah AlKhatab" w:date="2026-05-21T17:04:00Z" w16du:dateUtc="2026-05-21T14:04:00Z">
        <w:r w:rsidRPr="008222A3">
          <w:rPr>
            <w:rPrChange w:id="494" w:author="Farah AlKhatab" w:date="2026-05-21T17:04:00Z" w16du:dateUtc="2026-05-21T14:04:00Z">
              <w:rPr>
                <w:color w:val="1E2235"/>
                <w:sz w:val="20"/>
                <w:szCs w:val="20"/>
              </w:rPr>
            </w:rPrChange>
          </w:rPr>
          <w:t xml:space="preserve"> </w:t>
        </w:r>
        <w:r w:rsidRPr="008222A3">
          <w:rPr>
            <w:rPrChange w:id="495" w:author="Farah AlKhatab" w:date="2026-05-21T17:04:00Z" w16du:dateUtc="2026-05-21T14:04:00Z">
              <w:rPr>
                <w:color w:val="1E2235"/>
                <w:sz w:val="20"/>
                <w:szCs w:val="20"/>
              </w:rPr>
            </w:rPrChange>
          </w:rPr>
          <w:t>Customer Journey Mapping</w:t>
        </w:r>
      </w:ins>
    </w:p>
    <w:p w14:paraId="64CFAAFD" w14:textId="77777777" w:rsidR="008222A3" w:rsidRPr="008222A3" w:rsidRDefault="008222A3" w:rsidP="008222A3">
      <w:pPr>
        <w:numPr>
          <w:ilvl w:val="0"/>
          <w:numId w:val="9"/>
        </w:numPr>
        <w:rPr>
          <w:ins w:id="496" w:author="Farah AlKhatab" w:date="2026-05-21T17:04:00Z"/>
          <w:color w:val="1E2235"/>
          <w:sz w:val="20"/>
          <w:szCs w:val="20"/>
        </w:rPr>
      </w:pPr>
      <w:ins w:id="497" w:author="Farah AlKhatab" w:date="2026-05-21T17:04:00Z">
        <w:r w:rsidRPr="008222A3">
          <w:rPr>
            <w:color w:val="1E2235"/>
            <w:sz w:val="20"/>
            <w:szCs w:val="20"/>
          </w:rPr>
          <w:t>F-M16-01-Journey Configuration</w:t>
        </w:r>
      </w:ins>
    </w:p>
    <w:p w14:paraId="0DDF9CD5" w14:textId="77777777" w:rsidR="008222A3" w:rsidRPr="008222A3" w:rsidRDefault="008222A3" w:rsidP="008222A3">
      <w:pPr>
        <w:numPr>
          <w:ilvl w:val="0"/>
          <w:numId w:val="9"/>
        </w:numPr>
        <w:rPr>
          <w:ins w:id="498" w:author="Farah AlKhatab" w:date="2026-05-21T17:04:00Z"/>
          <w:color w:val="1E2235"/>
          <w:sz w:val="20"/>
          <w:szCs w:val="20"/>
        </w:rPr>
      </w:pPr>
      <w:ins w:id="499" w:author="Farah AlKhatab" w:date="2026-05-21T17:04:00Z">
        <w:r w:rsidRPr="008222A3">
          <w:rPr>
            <w:color w:val="1E2235"/>
            <w:sz w:val="20"/>
            <w:szCs w:val="20"/>
          </w:rPr>
          <w:t>F-M16-02-Stage Management</w:t>
        </w:r>
      </w:ins>
    </w:p>
    <w:p w14:paraId="56904097" w14:textId="77777777" w:rsidR="008222A3" w:rsidRPr="008222A3" w:rsidRDefault="008222A3" w:rsidP="008222A3">
      <w:pPr>
        <w:numPr>
          <w:ilvl w:val="0"/>
          <w:numId w:val="9"/>
        </w:numPr>
        <w:rPr>
          <w:ins w:id="500" w:author="Farah AlKhatab" w:date="2026-05-21T17:04:00Z"/>
          <w:color w:val="1E2235"/>
          <w:sz w:val="20"/>
          <w:szCs w:val="20"/>
        </w:rPr>
      </w:pPr>
      <w:ins w:id="501" w:author="Farah AlKhatab" w:date="2026-05-21T17:04:00Z">
        <w:r w:rsidRPr="008222A3">
          <w:rPr>
            <w:color w:val="1E2235"/>
            <w:sz w:val="20"/>
            <w:szCs w:val="20"/>
          </w:rPr>
          <w:t>F-M16-03-Touchpoint-in-Journey Configuration</w:t>
        </w:r>
      </w:ins>
    </w:p>
    <w:p w14:paraId="770AB6F2" w14:textId="77777777" w:rsidR="008222A3" w:rsidRPr="008222A3" w:rsidRDefault="008222A3" w:rsidP="008222A3">
      <w:pPr>
        <w:numPr>
          <w:ilvl w:val="0"/>
          <w:numId w:val="9"/>
        </w:numPr>
        <w:rPr>
          <w:ins w:id="502" w:author="Farah AlKhatab" w:date="2026-05-21T17:04:00Z"/>
          <w:color w:val="1E2235"/>
          <w:sz w:val="20"/>
          <w:szCs w:val="20"/>
        </w:rPr>
      </w:pPr>
      <w:ins w:id="503" w:author="Farah AlKhatab" w:date="2026-05-21T17:04:00Z">
        <w:r w:rsidRPr="008222A3">
          <w:rPr>
            <w:color w:val="1E2235"/>
            <w:sz w:val="20"/>
            <w:szCs w:val="20"/>
          </w:rPr>
          <w:t>F-M16-04-Persona Management</w:t>
        </w:r>
      </w:ins>
    </w:p>
    <w:p w14:paraId="711956CD" w14:textId="77777777" w:rsidR="008222A3" w:rsidRPr="008222A3" w:rsidRDefault="008222A3" w:rsidP="008222A3">
      <w:pPr>
        <w:numPr>
          <w:ilvl w:val="0"/>
          <w:numId w:val="9"/>
        </w:numPr>
        <w:rPr>
          <w:ins w:id="504" w:author="Farah AlKhatab" w:date="2026-05-21T17:04:00Z"/>
          <w:color w:val="1E2235"/>
          <w:sz w:val="20"/>
          <w:szCs w:val="20"/>
        </w:rPr>
      </w:pPr>
      <w:ins w:id="505" w:author="Farah AlKhatab" w:date="2026-05-21T17:04:00Z">
        <w:r w:rsidRPr="008222A3">
          <w:rPr>
            <w:color w:val="1E2235"/>
            <w:sz w:val="20"/>
            <w:szCs w:val="20"/>
          </w:rPr>
          <w:t>F-M16-05-Journey Versioning &amp; Lifecycle</w:t>
        </w:r>
      </w:ins>
    </w:p>
    <w:p w14:paraId="7423DE18" w14:textId="77777777" w:rsidR="008222A3" w:rsidRPr="008222A3" w:rsidRDefault="008222A3" w:rsidP="008222A3">
      <w:pPr>
        <w:numPr>
          <w:ilvl w:val="0"/>
          <w:numId w:val="9"/>
        </w:numPr>
        <w:rPr>
          <w:ins w:id="506" w:author="Farah AlKhatab" w:date="2026-05-21T17:04:00Z"/>
          <w:color w:val="1E2235"/>
          <w:sz w:val="20"/>
          <w:szCs w:val="20"/>
        </w:rPr>
      </w:pPr>
      <w:ins w:id="507" w:author="Farah AlKhatab" w:date="2026-05-21T17:04:00Z">
        <w:r w:rsidRPr="008222A3">
          <w:rPr>
            <w:color w:val="1E2235"/>
            <w:sz w:val="20"/>
            <w:szCs w:val="20"/>
          </w:rPr>
          <w:t>F-M16-06-Journey Canvas UI</w:t>
        </w:r>
      </w:ins>
    </w:p>
    <w:p w14:paraId="1F0C4704" w14:textId="77777777" w:rsidR="008222A3" w:rsidRPr="008222A3" w:rsidRDefault="008222A3" w:rsidP="008222A3">
      <w:pPr>
        <w:numPr>
          <w:ilvl w:val="0"/>
          <w:numId w:val="9"/>
        </w:numPr>
        <w:rPr>
          <w:ins w:id="508" w:author="Farah AlKhatab" w:date="2026-05-21T17:04:00Z"/>
          <w:color w:val="1E2235"/>
          <w:sz w:val="20"/>
          <w:szCs w:val="20"/>
        </w:rPr>
      </w:pPr>
      <w:ins w:id="509" w:author="Farah AlKhatab" w:date="2026-05-21T17:04:00Z">
        <w:r w:rsidRPr="008222A3">
          <w:rPr>
            <w:color w:val="1E2235"/>
            <w:sz w:val="20"/>
            <w:szCs w:val="20"/>
          </w:rPr>
          <w:t>F-M16-07-Permissions &amp; RBAC for Journey Module</w:t>
        </w:r>
      </w:ins>
    </w:p>
    <w:p w14:paraId="350D2784" w14:textId="77777777" w:rsidR="008222A3" w:rsidRPr="008222A3" w:rsidRDefault="008222A3" w:rsidP="008222A3">
      <w:pPr>
        <w:numPr>
          <w:ilvl w:val="0"/>
          <w:numId w:val="9"/>
        </w:numPr>
        <w:rPr>
          <w:ins w:id="510" w:author="Farah AlKhatab" w:date="2026-05-21T17:04:00Z"/>
          <w:color w:val="1E2235"/>
          <w:sz w:val="20"/>
          <w:szCs w:val="20"/>
        </w:rPr>
      </w:pPr>
      <w:ins w:id="511" w:author="Farah AlKhatab" w:date="2026-05-21T17:04:00Z">
        <w:r w:rsidRPr="008222A3">
          <w:rPr>
            <w:color w:val="1E2235"/>
            <w:sz w:val="20"/>
            <w:szCs w:val="20"/>
          </w:rPr>
          <w:t>F-M16-08-Templates &amp; Cloning</w:t>
        </w:r>
      </w:ins>
    </w:p>
    <w:p w14:paraId="07F2FC70" w14:textId="54B1BC3B" w:rsidR="00081BF0" w:rsidRPr="008222A3" w:rsidRDefault="008222A3" w:rsidP="008222A3">
      <w:pPr>
        <w:pStyle w:val="ListParagraph"/>
        <w:numPr>
          <w:ilvl w:val="0"/>
          <w:numId w:val="9"/>
        </w:numPr>
        <w:rPr>
          <w:ins w:id="512" w:author="Farah AlKhatab" w:date="2026-05-21T17:02:00Z" w16du:dateUtc="2026-05-21T14:02:00Z"/>
          <w:color w:val="1E2235"/>
          <w:sz w:val="20"/>
          <w:szCs w:val="20"/>
          <w:rPrChange w:id="513" w:author="Farah AlKhatab" w:date="2026-05-21T17:04:00Z" w16du:dateUtc="2026-05-21T14:04:00Z">
            <w:rPr>
              <w:ins w:id="514" w:author="Farah AlKhatab" w:date="2026-05-21T17:02:00Z" w16du:dateUtc="2026-05-21T14:02:00Z"/>
            </w:rPr>
          </w:rPrChange>
        </w:rPr>
        <w:pPrChange w:id="515" w:author="Farah AlKhatab" w:date="2026-05-21T17:04:00Z" w16du:dateUtc="2026-05-21T14:04:00Z">
          <w:pPr/>
        </w:pPrChange>
      </w:pPr>
      <w:ins w:id="516" w:author="Farah AlKhatab" w:date="2026-05-21T17:04:00Z">
        <w:r w:rsidRPr="008222A3">
          <w:rPr>
            <w:color w:val="1E2235"/>
            <w:sz w:val="20"/>
            <w:szCs w:val="20"/>
            <w:rPrChange w:id="517" w:author="Farah AlKhatab" w:date="2026-05-21T17:04:00Z" w16du:dateUtc="2026-05-21T14:04:00Z">
              <w:rPr/>
            </w:rPrChange>
          </w:rPr>
          <w:t>F-M16-09-Localization &amp; RTL</w:t>
        </w:r>
      </w:ins>
    </w:p>
    <w:p w14:paraId="0D8BFFD0" w14:textId="77777777" w:rsidR="00081BF0" w:rsidRDefault="00081BF0" w:rsidP="00081BF0">
      <w:pPr>
        <w:rPr>
          <w:ins w:id="518" w:author="Farah AlKhatab" w:date="2026-05-21T17:02:00Z" w16du:dateUtc="2026-05-21T14:02:00Z"/>
          <w:color w:val="1E2235"/>
          <w:sz w:val="20"/>
          <w:szCs w:val="20"/>
        </w:rPr>
      </w:pPr>
    </w:p>
    <w:p w14:paraId="67D61AD4" w14:textId="77777777" w:rsidR="00081BF0" w:rsidRDefault="00081BF0" w:rsidP="00081BF0">
      <w:pPr>
        <w:rPr>
          <w:ins w:id="519" w:author="Farah AlKhatab" w:date="2026-05-21T17:01:00Z" w16du:dateUtc="2026-05-21T14:01:00Z"/>
        </w:rPr>
      </w:pPr>
    </w:p>
    <w:p w14:paraId="38D52745" w14:textId="77777777" w:rsidR="00081BF0" w:rsidRDefault="00081BF0" w:rsidP="00081BF0">
      <w:pPr>
        <w:rPr>
          <w:ins w:id="520" w:author="Farah AlKhatab" w:date="2026-05-21T17:01:00Z" w16du:dateUtc="2026-05-21T14:01:00Z"/>
        </w:rPr>
      </w:pPr>
    </w:p>
    <w:p w14:paraId="260D4B6F" w14:textId="77777777" w:rsidR="00081BF0" w:rsidRDefault="00081BF0" w:rsidP="00081BF0">
      <w:pPr>
        <w:rPr>
          <w:ins w:id="521" w:author="Farah AlKhatab" w:date="2026-05-21T16:59:00Z" w16du:dateUtc="2026-05-21T13:59:00Z"/>
        </w:rPr>
      </w:pPr>
    </w:p>
    <w:p w14:paraId="07A93B9B" w14:textId="4331783E" w:rsidR="00081BF0" w:rsidRDefault="00081BF0" w:rsidP="00081BF0">
      <w:pPr>
        <w:tabs>
          <w:tab w:val="left" w:pos="1170"/>
        </w:tabs>
        <w:rPr>
          <w:ins w:id="522" w:author="Farah AlKhatab" w:date="2026-05-21T16:59:00Z" w16du:dateUtc="2026-05-21T13:59:00Z"/>
        </w:rPr>
        <w:pPrChange w:id="523" w:author="Farah AlKhatab" w:date="2026-05-21T16:59:00Z" w16du:dateUtc="2026-05-21T13:59:00Z">
          <w:pPr/>
        </w:pPrChange>
      </w:pPr>
    </w:p>
    <w:p w14:paraId="1A862B59" w14:textId="6011B01F" w:rsidR="00081BF0" w:rsidDel="00081BF0" w:rsidRDefault="00081BF0">
      <w:pPr>
        <w:rPr>
          <w:del w:id="524" w:author="Farah AlKhatab" w:date="2026-05-21T16:59:00Z" w16du:dateUtc="2026-05-21T13:59:00Z"/>
        </w:rPr>
      </w:pPr>
    </w:p>
    <w:p w14:paraId="2E9025C3" w14:textId="72F9937F" w:rsidR="003C70E6" w:rsidRDefault="00081BF0" w:rsidP="003C70E6">
      <w:pPr>
        <w:pStyle w:val="Heading1"/>
        <w:pBdr>
          <w:bottom w:val="single" w:sz="6" w:space="1" w:color="1EC99A"/>
        </w:pBdr>
      </w:pPr>
      <w:ins w:id="525" w:author="Farah AlKhatab" w:date="2026-05-21T16:54:00Z" w16du:dateUtc="2026-05-21T13:54:00Z">
        <w:r>
          <w:rPr>
            <w:color w:val="1EC99A"/>
          </w:rPr>
          <w:t>7</w:t>
        </w:r>
      </w:ins>
      <w:del w:id="526" w:author="Farah AlKhatab" w:date="2026-05-21T16:54:00Z" w16du:dateUtc="2026-05-21T13:54:00Z">
        <w:r w:rsidR="003C70E6" w:rsidDel="00081BF0">
          <w:rPr>
            <w:color w:val="1EC99A"/>
          </w:rPr>
          <w:delText>6</w:delText>
        </w:r>
      </w:del>
      <w:r w:rsidR="003C70E6">
        <w:rPr>
          <w:color w:val="1EC99A"/>
        </w:rPr>
        <w:t xml:space="preserve"> </w:t>
      </w:r>
      <w:del w:id="527" w:author="Farah AlKhatab" w:date="2026-05-21T16:54:00Z" w16du:dateUtc="2026-05-21T13:54:00Z">
        <w:r w:rsidR="003C70E6" w:rsidDel="00081BF0">
          <w:rPr>
            <w:color w:val="1EC99A"/>
          </w:rPr>
          <w:delText xml:space="preserve"> </w:delText>
        </w:r>
      </w:del>
      <w:r w:rsidR="003C70E6">
        <w:t>Personas Catalog</w:t>
      </w:r>
    </w:p>
    <w:p w14:paraId="6B057451" w14:textId="77777777" w:rsidR="003C70E6" w:rsidRDefault="003C70E6" w:rsidP="003C70E6">
      <w:pPr>
        <w:spacing w:before="60" w:after="130"/>
        <w:jc w:val="both"/>
      </w:pPr>
      <w:r>
        <w:rPr>
          <w:color w:val="1E2235"/>
        </w:rPr>
        <w:t>The table below provides a reference overview of all platform modules. This is an orientation map, not a requirements document. Full detail — competitive analysis, UX approach, AI injection points, and story scope — is documented in DOC-04 (Module Inventory) and the individual DOC-05 module briefs.</w:t>
      </w:r>
    </w:p>
    <w:p w14:paraId="18B15B29" w14:textId="77777777" w:rsidR="003C70E6" w:rsidRDefault="003C70E6"/>
    <w:p w14:paraId="7A4185AE" w14:textId="77777777" w:rsidR="003C70E6" w:rsidRDefault="003C70E6" w:rsidP="003C70E6">
      <w:pPr>
        <w:pStyle w:val="Heading2"/>
      </w:pPr>
      <w:r>
        <w:t>Persona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5E4A84" w14:paraId="49108F5D" w14:textId="77777777">
        <w:tc>
          <w:tcPr>
            <w:tcW w:w="2000" w:type="dxa"/>
            <w:shd w:val="clear" w:color="auto" w:fill="1E2235"/>
            <w:tcMar>
              <w:top w:w="90" w:type="dxa"/>
              <w:left w:w="150" w:type="dxa"/>
              <w:bottom w:w="90" w:type="dxa"/>
              <w:right w:w="150" w:type="dxa"/>
            </w:tcMar>
          </w:tcPr>
          <w:p w14:paraId="3EB25820" w14:textId="77777777" w:rsidR="003C70E6" w:rsidRDefault="003C70E6">
            <w:r>
              <w:rPr>
                <w:b/>
                <w:bCs/>
                <w:color w:val="FFFFFF"/>
                <w:sz w:val="20"/>
                <w:szCs w:val="20"/>
              </w:rPr>
              <w:t>ID</w:t>
            </w:r>
          </w:p>
        </w:tc>
        <w:tc>
          <w:tcPr>
            <w:tcW w:w="7026" w:type="dxa"/>
            <w:shd w:val="clear" w:color="auto" w:fill="1E2235"/>
            <w:tcMar>
              <w:top w:w="90" w:type="dxa"/>
              <w:left w:w="150" w:type="dxa"/>
              <w:bottom w:w="90" w:type="dxa"/>
              <w:right w:w="150" w:type="dxa"/>
            </w:tcMar>
          </w:tcPr>
          <w:p w14:paraId="5AEB9D76" w14:textId="77777777" w:rsidR="003C70E6" w:rsidRDefault="003C70E6">
            <w:r>
              <w:rPr>
                <w:b/>
                <w:bCs/>
                <w:color w:val="FFFFFF"/>
                <w:sz w:val="20"/>
                <w:szCs w:val="20"/>
              </w:rPr>
              <w:t>Persona — Type</w:t>
            </w:r>
          </w:p>
        </w:tc>
      </w:tr>
      <w:tr w:rsidR="005E4A84" w14:paraId="353AE3F4" w14:textId="77777777">
        <w:tc>
          <w:tcPr>
            <w:tcW w:w="2000" w:type="dxa"/>
            <w:shd w:val="clear" w:color="auto" w:fill="EEF1F7"/>
            <w:tcMar>
              <w:top w:w="90" w:type="dxa"/>
              <w:left w:w="150" w:type="dxa"/>
              <w:bottom w:w="90" w:type="dxa"/>
              <w:right w:w="150" w:type="dxa"/>
            </w:tcMar>
          </w:tcPr>
          <w:p w14:paraId="7ADD0A4E" w14:textId="77777777" w:rsidR="003C70E6" w:rsidRDefault="003C70E6">
            <w:r>
              <w:rPr>
                <w:color w:val="1E2235"/>
                <w:sz w:val="20"/>
                <w:szCs w:val="20"/>
              </w:rPr>
              <w:t>P-01</w:t>
            </w:r>
          </w:p>
        </w:tc>
        <w:tc>
          <w:tcPr>
            <w:tcW w:w="7026" w:type="dxa"/>
            <w:shd w:val="clear" w:color="auto" w:fill="EEF1F7"/>
            <w:tcMar>
              <w:top w:w="90" w:type="dxa"/>
              <w:left w:w="150" w:type="dxa"/>
              <w:bottom w:w="90" w:type="dxa"/>
              <w:right w:w="150" w:type="dxa"/>
            </w:tcMar>
          </w:tcPr>
          <w:p w14:paraId="0CE146EE" w14:textId="77777777" w:rsidR="003C70E6" w:rsidRDefault="003C70E6">
            <w:r>
              <w:rPr>
                <w:color w:val="1E2235"/>
                <w:sz w:val="20"/>
                <w:szCs w:val="20"/>
              </w:rPr>
              <w:t xml:space="preserve">CX Program Manager — Platform user, client </w:t>
            </w:r>
            <w:proofErr w:type="spellStart"/>
            <w:r>
              <w:rPr>
                <w:color w:val="1E2235"/>
                <w:sz w:val="20"/>
                <w:szCs w:val="20"/>
              </w:rPr>
              <w:t>organisation</w:t>
            </w:r>
            <w:proofErr w:type="spellEnd"/>
          </w:p>
        </w:tc>
      </w:tr>
      <w:tr w:rsidR="005E4A84" w14:paraId="742077AA" w14:textId="77777777">
        <w:tc>
          <w:tcPr>
            <w:tcW w:w="2000" w:type="dxa"/>
            <w:shd w:val="clear" w:color="auto" w:fill="FFFFFF"/>
            <w:tcMar>
              <w:top w:w="90" w:type="dxa"/>
              <w:left w:w="150" w:type="dxa"/>
              <w:bottom w:w="90" w:type="dxa"/>
              <w:right w:w="150" w:type="dxa"/>
            </w:tcMar>
          </w:tcPr>
          <w:p w14:paraId="4F02202C" w14:textId="77777777" w:rsidR="003C70E6" w:rsidRDefault="003C70E6">
            <w:r>
              <w:rPr>
                <w:color w:val="1E2235"/>
                <w:sz w:val="20"/>
                <w:szCs w:val="20"/>
              </w:rPr>
              <w:t>P-02</w:t>
            </w:r>
          </w:p>
        </w:tc>
        <w:tc>
          <w:tcPr>
            <w:tcW w:w="7026" w:type="dxa"/>
            <w:shd w:val="clear" w:color="auto" w:fill="FFFFFF"/>
            <w:tcMar>
              <w:top w:w="90" w:type="dxa"/>
              <w:left w:w="150" w:type="dxa"/>
              <w:bottom w:w="90" w:type="dxa"/>
              <w:right w:w="150" w:type="dxa"/>
            </w:tcMar>
          </w:tcPr>
          <w:p w14:paraId="1F9918DE" w14:textId="77777777" w:rsidR="003C70E6" w:rsidRDefault="003C70E6">
            <w:r>
              <w:rPr>
                <w:color w:val="1E2235"/>
                <w:sz w:val="20"/>
                <w:szCs w:val="20"/>
              </w:rPr>
              <w:t xml:space="preserve">CX Analyst — Platform user, client </w:t>
            </w:r>
            <w:proofErr w:type="spellStart"/>
            <w:r>
              <w:rPr>
                <w:color w:val="1E2235"/>
                <w:sz w:val="20"/>
                <w:szCs w:val="20"/>
              </w:rPr>
              <w:t>organisation</w:t>
            </w:r>
            <w:proofErr w:type="spellEnd"/>
          </w:p>
        </w:tc>
      </w:tr>
      <w:tr w:rsidR="005E4A84" w14:paraId="183B8400" w14:textId="77777777">
        <w:tc>
          <w:tcPr>
            <w:tcW w:w="2000" w:type="dxa"/>
            <w:shd w:val="clear" w:color="auto" w:fill="EEF1F7"/>
            <w:tcMar>
              <w:top w:w="90" w:type="dxa"/>
              <w:left w:w="150" w:type="dxa"/>
              <w:bottom w:w="90" w:type="dxa"/>
              <w:right w:w="150" w:type="dxa"/>
            </w:tcMar>
          </w:tcPr>
          <w:p w14:paraId="10743444" w14:textId="77777777" w:rsidR="003C70E6" w:rsidRDefault="003C70E6">
            <w:r>
              <w:rPr>
                <w:color w:val="1E2235"/>
                <w:sz w:val="20"/>
                <w:szCs w:val="20"/>
              </w:rPr>
              <w:t>P-03</w:t>
            </w:r>
          </w:p>
        </w:tc>
        <w:tc>
          <w:tcPr>
            <w:tcW w:w="7026" w:type="dxa"/>
            <w:shd w:val="clear" w:color="auto" w:fill="EEF1F7"/>
            <w:tcMar>
              <w:top w:w="90" w:type="dxa"/>
              <w:left w:w="150" w:type="dxa"/>
              <w:bottom w:w="90" w:type="dxa"/>
              <w:right w:w="150" w:type="dxa"/>
            </w:tcMar>
          </w:tcPr>
          <w:p w14:paraId="5505DFC8" w14:textId="77777777" w:rsidR="003C70E6" w:rsidRDefault="003C70E6">
            <w:r>
              <w:rPr>
                <w:color w:val="1E2235"/>
                <w:sz w:val="20"/>
                <w:szCs w:val="20"/>
              </w:rPr>
              <w:t xml:space="preserve">Survey Administrator — Platform user, client </w:t>
            </w:r>
            <w:proofErr w:type="spellStart"/>
            <w:r>
              <w:rPr>
                <w:color w:val="1E2235"/>
                <w:sz w:val="20"/>
                <w:szCs w:val="20"/>
              </w:rPr>
              <w:t>organisation</w:t>
            </w:r>
            <w:proofErr w:type="spellEnd"/>
          </w:p>
        </w:tc>
      </w:tr>
      <w:tr w:rsidR="005E4A84" w14:paraId="48F1F1A6" w14:textId="77777777">
        <w:tc>
          <w:tcPr>
            <w:tcW w:w="2000" w:type="dxa"/>
            <w:shd w:val="clear" w:color="auto" w:fill="FFFFFF"/>
            <w:tcMar>
              <w:top w:w="90" w:type="dxa"/>
              <w:left w:w="150" w:type="dxa"/>
              <w:bottom w:w="90" w:type="dxa"/>
              <w:right w:w="150" w:type="dxa"/>
            </w:tcMar>
          </w:tcPr>
          <w:p w14:paraId="4D1EFA8D" w14:textId="77777777" w:rsidR="003C70E6" w:rsidRDefault="003C70E6">
            <w:r>
              <w:rPr>
                <w:color w:val="1E2235"/>
                <w:sz w:val="20"/>
                <w:szCs w:val="20"/>
              </w:rPr>
              <w:t>P-04</w:t>
            </w:r>
          </w:p>
        </w:tc>
        <w:tc>
          <w:tcPr>
            <w:tcW w:w="7026" w:type="dxa"/>
            <w:shd w:val="clear" w:color="auto" w:fill="FFFFFF"/>
            <w:tcMar>
              <w:top w:w="90" w:type="dxa"/>
              <w:left w:w="150" w:type="dxa"/>
              <w:bottom w:w="90" w:type="dxa"/>
              <w:right w:w="150" w:type="dxa"/>
            </w:tcMar>
          </w:tcPr>
          <w:p w14:paraId="387EC45F" w14:textId="77777777" w:rsidR="003C70E6" w:rsidRDefault="003C70E6">
            <w:r>
              <w:rPr>
                <w:color w:val="1E2235"/>
                <w:sz w:val="20"/>
                <w:szCs w:val="20"/>
              </w:rPr>
              <w:t xml:space="preserve">Operational Manager — Platform user, client </w:t>
            </w:r>
            <w:proofErr w:type="spellStart"/>
            <w:r>
              <w:rPr>
                <w:color w:val="1E2235"/>
                <w:sz w:val="20"/>
                <w:szCs w:val="20"/>
              </w:rPr>
              <w:t>organisation</w:t>
            </w:r>
            <w:proofErr w:type="spellEnd"/>
          </w:p>
        </w:tc>
      </w:tr>
      <w:tr w:rsidR="005E4A84" w14:paraId="473D317B" w14:textId="77777777">
        <w:tc>
          <w:tcPr>
            <w:tcW w:w="2000" w:type="dxa"/>
            <w:shd w:val="clear" w:color="auto" w:fill="EEF1F7"/>
            <w:tcMar>
              <w:top w:w="90" w:type="dxa"/>
              <w:left w:w="150" w:type="dxa"/>
              <w:bottom w:w="90" w:type="dxa"/>
              <w:right w:w="150" w:type="dxa"/>
            </w:tcMar>
          </w:tcPr>
          <w:p w14:paraId="25D0631F" w14:textId="77777777" w:rsidR="003C70E6" w:rsidRDefault="003C70E6">
            <w:r>
              <w:rPr>
                <w:color w:val="1E2235"/>
                <w:sz w:val="20"/>
                <w:szCs w:val="20"/>
              </w:rPr>
              <w:t>P-05</w:t>
            </w:r>
          </w:p>
        </w:tc>
        <w:tc>
          <w:tcPr>
            <w:tcW w:w="7026" w:type="dxa"/>
            <w:shd w:val="clear" w:color="auto" w:fill="EEF1F7"/>
            <w:tcMar>
              <w:top w:w="90" w:type="dxa"/>
              <w:left w:w="150" w:type="dxa"/>
              <w:bottom w:w="90" w:type="dxa"/>
              <w:right w:w="150" w:type="dxa"/>
            </w:tcMar>
          </w:tcPr>
          <w:p w14:paraId="46776577" w14:textId="77777777" w:rsidR="003C70E6" w:rsidRDefault="003C70E6">
            <w:r>
              <w:rPr>
                <w:color w:val="1E2235"/>
                <w:sz w:val="20"/>
                <w:szCs w:val="20"/>
              </w:rPr>
              <w:t xml:space="preserve">Frontline Performer — Platform user, client </w:t>
            </w:r>
            <w:proofErr w:type="spellStart"/>
            <w:r>
              <w:rPr>
                <w:color w:val="1E2235"/>
                <w:sz w:val="20"/>
                <w:szCs w:val="20"/>
              </w:rPr>
              <w:t>organisation</w:t>
            </w:r>
            <w:proofErr w:type="spellEnd"/>
          </w:p>
        </w:tc>
      </w:tr>
      <w:tr w:rsidR="005E4A84" w14:paraId="467D5ACF" w14:textId="77777777">
        <w:tc>
          <w:tcPr>
            <w:tcW w:w="2000" w:type="dxa"/>
            <w:shd w:val="clear" w:color="auto" w:fill="FFFFFF"/>
            <w:tcMar>
              <w:top w:w="90" w:type="dxa"/>
              <w:left w:w="150" w:type="dxa"/>
              <w:bottom w:w="90" w:type="dxa"/>
              <w:right w:w="150" w:type="dxa"/>
            </w:tcMar>
          </w:tcPr>
          <w:p w14:paraId="5A27A58F" w14:textId="77777777" w:rsidR="003C70E6" w:rsidRDefault="003C70E6">
            <w:r>
              <w:rPr>
                <w:color w:val="1E2235"/>
                <w:sz w:val="20"/>
                <w:szCs w:val="20"/>
              </w:rPr>
              <w:lastRenderedPageBreak/>
              <w:t>P-06</w:t>
            </w:r>
          </w:p>
        </w:tc>
        <w:tc>
          <w:tcPr>
            <w:tcW w:w="7026" w:type="dxa"/>
            <w:shd w:val="clear" w:color="auto" w:fill="FFFFFF"/>
            <w:tcMar>
              <w:top w:w="90" w:type="dxa"/>
              <w:left w:w="150" w:type="dxa"/>
              <w:bottom w:w="90" w:type="dxa"/>
              <w:right w:w="150" w:type="dxa"/>
            </w:tcMar>
          </w:tcPr>
          <w:p w14:paraId="3E074D2B" w14:textId="77777777" w:rsidR="003C70E6" w:rsidRDefault="003C70E6">
            <w:r>
              <w:rPr>
                <w:color w:val="1E2235"/>
                <w:sz w:val="20"/>
                <w:szCs w:val="20"/>
              </w:rPr>
              <w:t xml:space="preserve">Executive Sponsor — Platform user, client </w:t>
            </w:r>
            <w:proofErr w:type="spellStart"/>
            <w:r>
              <w:rPr>
                <w:color w:val="1E2235"/>
                <w:sz w:val="20"/>
                <w:szCs w:val="20"/>
              </w:rPr>
              <w:t>organisation</w:t>
            </w:r>
            <w:proofErr w:type="spellEnd"/>
          </w:p>
        </w:tc>
      </w:tr>
      <w:tr w:rsidR="005E4A84" w14:paraId="047ABAE4" w14:textId="77777777">
        <w:tc>
          <w:tcPr>
            <w:tcW w:w="2000" w:type="dxa"/>
            <w:shd w:val="clear" w:color="auto" w:fill="EEF1F7"/>
            <w:tcMar>
              <w:top w:w="90" w:type="dxa"/>
              <w:left w:w="150" w:type="dxa"/>
              <w:bottom w:w="90" w:type="dxa"/>
              <w:right w:w="150" w:type="dxa"/>
            </w:tcMar>
          </w:tcPr>
          <w:p w14:paraId="59F3C7BC" w14:textId="77777777" w:rsidR="003C70E6" w:rsidRDefault="003C70E6">
            <w:r>
              <w:rPr>
                <w:color w:val="1E2235"/>
                <w:sz w:val="20"/>
                <w:szCs w:val="20"/>
              </w:rPr>
              <w:t>P-07</w:t>
            </w:r>
          </w:p>
        </w:tc>
        <w:tc>
          <w:tcPr>
            <w:tcW w:w="7026" w:type="dxa"/>
            <w:shd w:val="clear" w:color="auto" w:fill="EEF1F7"/>
            <w:tcMar>
              <w:top w:w="90" w:type="dxa"/>
              <w:left w:w="150" w:type="dxa"/>
              <w:bottom w:w="90" w:type="dxa"/>
              <w:right w:w="150" w:type="dxa"/>
            </w:tcMar>
          </w:tcPr>
          <w:p w14:paraId="78425EB2" w14:textId="77777777" w:rsidR="003C70E6" w:rsidRDefault="003C70E6">
            <w:r>
              <w:rPr>
                <w:color w:val="1E2235"/>
                <w:sz w:val="20"/>
                <w:szCs w:val="20"/>
              </w:rPr>
              <w:t xml:space="preserve">Tenant IT Administrator — Platform user, client </w:t>
            </w:r>
            <w:proofErr w:type="spellStart"/>
            <w:r>
              <w:rPr>
                <w:color w:val="1E2235"/>
                <w:sz w:val="20"/>
                <w:szCs w:val="20"/>
              </w:rPr>
              <w:t>organisation</w:t>
            </w:r>
            <w:proofErr w:type="spellEnd"/>
          </w:p>
        </w:tc>
      </w:tr>
      <w:tr w:rsidR="005E4A84" w14:paraId="5431A3FC" w14:textId="77777777">
        <w:tc>
          <w:tcPr>
            <w:tcW w:w="2000" w:type="dxa"/>
            <w:shd w:val="clear" w:color="auto" w:fill="FFFFFF"/>
            <w:tcMar>
              <w:top w:w="90" w:type="dxa"/>
              <w:left w:w="150" w:type="dxa"/>
              <w:bottom w:w="90" w:type="dxa"/>
              <w:right w:w="150" w:type="dxa"/>
            </w:tcMar>
          </w:tcPr>
          <w:p w14:paraId="67B2F6A3" w14:textId="77777777" w:rsidR="003C70E6" w:rsidRDefault="003C70E6">
            <w:r>
              <w:rPr>
                <w:color w:val="1E2235"/>
                <w:sz w:val="20"/>
                <w:szCs w:val="20"/>
              </w:rPr>
              <w:t>P-08</w:t>
            </w:r>
          </w:p>
        </w:tc>
        <w:tc>
          <w:tcPr>
            <w:tcW w:w="7026" w:type="dxa"/>
            <w:shd w:val="clear" w:color="auto" w:fill="FFFFFF"/>
            <w:tcMar>
              <w:top w:w="90" w:type="dxa"/>
              <w:left w:w="150" w:type="dxa"/>
              <w:bottom w:w="90" w:type="dxa"/>
              <w:right w:w="150" w:type="dxa"/>
            </w:tcMar>
          </w:tcPr>
          <w:p w14:paraId="57ACBDDB" w14:textId="410EFC80" w:rsidR="003C70E6" w:rsidRDefault="003C70E6">
            <w:r>
              <w:rPr>
                <w:color w:val="1E2235"/>
                <w:sz w:val="20"/>
                <w:szCs w:val="20"/>
              </w:rPr>
              <w:t>Tech Administrator — Internal platform user (</w:t>
            </w:r>
            <w:proofErr w:type="spellStart"/>
            <w:r w:rsidR="00202280">
              <w:rPr>
                <w:color w:val="1E2235"/>
                <w:sz w:val="20"/>
                <w:szCs w:val="20"/>
              </w:rPr>
              <w:t>Nabadat</w:t>
            </w:r>
            <w:proofErr w:type="spellEnd"/>
            <w:r w:rsidR="00202280">
              <w:rPr>
                <w:color w:val="1E2235"/>
                <w:sz w:val="20"/>
                <w:szCs w:val="20"/>
              </w:rPr>
              <w:t xml:space="preserve"> CX</w:t>
            </w:r>
            <w:r>
              <w:rPr>
                <w:color w:val="1E2235"/>
                <w:sz w:val="20"/>
                <w:szCs w:val="20"/>
              </w:rPr>
              <w:t>)</w:t>
            </w:r>
          </w:p>
        </w:tc>
      </w:tr>
      <w:tr w:rsidR="005E4A84" w14:paraId="5CA9B0CF" w14:textId="77777777">
        <w:tc>
          <w:tcPr>
            <w:tcW w:w="2000" w:type="dxa"/>
            <w:shd w:val="clear" w:color="auto" w:fill="FFFFFF"/>
            <w:tcMar>
              <w:top w:w="90" w:type="dxa"/>
              <w:left w:w="150" w:type="dxa"/>
              <w:bottom w:w="90" w:type="dxa"/>
              <w:right w:w="150" w:type="dxa"/>
            </w:tcMar>
          </w:tcPr>
          <w:p w14:paraId="22BA64AD" w14:textId="77777777" w:rsidR="003C70E6" w:rsidRDefault="003C70E6">
            <w:r>
              <w:rPr>
                <w:color w:val="1E2235"/>
                <w:sz w:val="20"/>
                <w:szCs w:val="20"/>
              </w:rPr>
              <w:t>P-09</w:t>
            </w:r>
          </w:p>
        </w:tc>
        <w:tc>
          <w:tcPr>
            <w:tcW w:w="7026" w:type="dxa"/>
            <w:shd w:val="clear" w:color="auto" w:fill="FFFFFF"/>
            <w:tcMar>
              <w:top w:w="90" w:type="dxa"/>
              <w:left w:w="150" w:type="dxa"/>
              <w:bottom w:w="90" w:type="dxa"/>
              <w:right w:w="150" w:type="dxa"/>
            </w:tcMar>
          </w:tcPr>
          <w:p w14:paraId="63B517FD" w14:textId="05E4D890" w:rsidR="003C70E6" w:rsidRDefault="003C70E6">
            <w:r>
              <w:rPr>
                <w:color w:val="1E2235"/>
                <w:sz w:val="20"/>
                <w:szCs w:val="20"/>
              </w:rPr>
              <w:t>Financial Administrator — Internal platform user (</w:t>
            </w:r>
            <w:proofErr w:type="spellStart"/>
            <w:r w:rsidR="00202280">
              <w:rPr>
                <w:color w:val="1E2235"/>
                <w:sz w:val="20"/>
                <w:szCs w:val="20"/>
              </w:rPr>
              <w:t>Nabadat</w:t>
            </w:r>
            <w:proofErr w:type="spellEnd"/>
            <w:r w:rsidR="00202280">
              <w:rPr>
                <w:color w:val="1E2235"/>
                <w:sz w:val="20"/>
                <w:szCs w:val="20"/>
              </w:rPr>
              <w:t xml:space="preserve"> CX</w:t>
            </w:r>
            <w:r>
              <w:rPr>
                <w:color w:val="1E2235"/>
                <w:sz w:val="20"/>
                <w:szCs w:val="20"/>
              </w:rPr>
              <w:t>)</w:t>
            </w:r>
          </w:p>
        </w:tc>
      </w:tr>
      <w:tr w:rsidR="005E4A84" w14:paraId="56E7316C" w14:textId="77777777">
        <w:tc>
          <w:tcPr>
            <w:tcW w:w="2000" w:type="dxa"/>
            <w:shd w:val="clear" w:color="auto" w:fill="FFFFFF"/>
            <w:tcMar>
              <w:top w:w="90" w:type="dxa"/>
              <w:left w:w="150" w:type="dxa"/>
              <w:bottom w:w="90" w:type="dxa"/>
              <w:right w:w="150" w:type="dxa"/>
            </w:tcMar>
          </w:tcPr>
          <w:p w14:paraId="2B238D00" w14:textId="77777777" w:rsidR="003C70E6" w:rsidRDefault="003C70E6">
            <w:r>
              <w:rPr>
                <w:color w:val="1E2235"/>
                <w:sz w:val="20"/>
                <w:szCs w:val="20"/>
              </w:rPr>
              <w:t>P-10</w:t>
            </w:r>
          </w:p>
        </w:tc>
        <w:tc>
          <w:tcPr>
            <w:tcW w:w="7026" w:type="dxa"/>
            <w:shd w:val="clear" w:color="auto" w:fill="FFFFFF"/>
            <w:tcMar>
              <w:top w:w="90" w:type="dxa"/>
              <w:left w:w="150" w:type="dxa"/>
              <w:bottom w:w="90" w:type="dxa"/>
              <w:right w:w="150" w:type="dxa"/>
            </w:tcMar>
          </w:tcPr>
          <w:p w14:paraId="0DE4F9BE" w14:textId="49B8D545" w:rsidR="003C70E6" w:rsidRDefault="003C70E6">
            <w:r>
              <w:rPr>
                <w:color w:val="1E2235"/>
                <w:sz w:val="20"/>
                <w:szCs w:val="20"/>
              </w:rPr>
              <w:t>Product Administrator — Internal platform user (</w:t>
            </w:r>
            <w:proofErr w:type="spellStart"/>
            <w:r w:rsidR="00202280">
              <w:rPr>
                <w:color w:val="1E2235"/>
                <w:sz w:val="20"/>
                <w:szCs w:val="20"/>
              </w:rPr>
              <w:t>Nabadat</w:t>
            </w:r>
            <w:proofErr w:type="spellEnd"/>
            <w:r w:rsidR="00202280">
              <w:rPr>
                <w:color w:val="1E2235"/>
                <w:sz w:val="20"/>
                <w:szCs w:val="20"/>
              </w:rPr>
              <w:t xml:space="preserve"> CX</w:t>
            </w:r>
            <w:r>
              <w:rPr>
                <w:color w:val="1E2235"/>
                <w:sz w:val="20"/>
                <w:szCs w:val="20"/>
              </w:rPr>
              <w:t>)</w:t>
            </w:r>
          </w:p>
        </w:tc>
      </w:tr>
    </w:tbl>
    <w:p w14:paraId="756D3970" w14:textId="77777777" w:rsidR="003C70E6" w:rsidDel="00FE0FC2" w:rsidRDefault="003C70E6">
      <w:pPr>
        <w:rPr>
          <w:del w:id="528" w:author="Ahmad Abu Qauod" w:date="2026-05-21T10:41:00Z" w16du:dateUtc="2026-05-21T07:41:00Z"/>
        </w:rPr>
      </w:pPr>
    </w:p>
    <w:p w14:paraId="11308F1B" w14:textId="7EF78A3D" w:rsidR="00722391" w:rsidDel="00FE0FC2" w:rsidRDefault="00722391">
      <w:pPr>
        <w:rPr>
          <w:del w:id="529" w:author="Ahmad Abu Qauod" w:date="2026-05-21T10:41:00Z" w16du:dateUtc="2026-05-21T07:41:00Z"/>
        </w:rPr>
      </w:pPr>
    </w:p>
    <w:p w14:paraId="797F4E74" w14:textId="77777777" w:rsidR="00722391" w:rsidDel="00FE0FC2" w:rsidRDefault="00722391">
      <w:pPr>
        <w:rPr>
          <w:del w:id="530" w:author="Ahmad Abu Qauod" w:date="2026-05-21T10:41:00Z" w16du:dateUtc="2026-05-21T07:41:00Z"/>
        </w:rPr>
      </w:pPr>
      <w:del w:id="531" w:author="Ahmad Abu Qauod" w:date="2026-05-21T10:41:00Z" w16du:dateUtc="2026-05-21T07:41:00Z">
        <w:r w:rsidDel="00FE0FC2">
          <w:br w:type="page"/>
        </w:r>
      </w:del>
    </w:p>
    <w:p w14:paraId="77F7F825" w14:textId="64A0E1DB" w:rsidR="00722391" w:rsidRPr="00722391" w:rsidRDefault="0006432B" w:rsidP="00FE0FC2">
      <w:pPr>
        <w:rPr>
          <w:color w:val="1E2235"/>
          <w:sz w:val="20"/>
          <w:szCs w:val="20"/>
        </w:rPr>
      </w:pPr>
      <w:del w:id="532" w:author="Ahmad Abu Qauod" w:date="2026-05-21T10:41:00Z" w16du:dateUtc="2026-05-21T07:41:00Z">
        <w:r w:rsidDel="00FE0FC2">
          <w:rPr>
            <w:color w:val="1E2235"/>
            <w:sz w:val="20"/>
            <w:szCs w:val="20"/>
          </w:rPr>
          <w:delText xml:space="preserve">                                                                     </w:delText>
        </w:r>
      </w:del>
    </w:p>
    <w:sectPr w:rsidR="00722391" w:rsidRPr="00722391">
      <w:headerReference w:type="default" r:id="rId10"/>
      <w:footerReference w:type="default" r:id="rId11"/>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CCF6E" w14:textId="77777777" w:rsidR="00193487" w:rsidRDefault="00193487">
      <w:r>
        <w:separator/>
      </w:r>
    </w:p>
  </w:endnote>
  <w:endnote w:type="continuationSeparator" w:id="0">
    <w:p w14:paraId="00E8F25B" w14:textId="77777777" w:rsidR="00193487" w:rsidRDefault="00193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02A50" w14:textId="77777777" w:rsidR="00625B79" w:rsidRDefault="00000000">
    <w:pPr>
      <w:pBdr>
        <w:top w:val="single" w:sz="4" w:space="1" w:color="C8F5E8"/>
      </w:pBdr>
      <w:spacing w:before="120"/>
    </w:pPr>
    <w:proofErr w:type="gramStart"/>
    <w:r>
      <w:rPr>
        <w:color w:val="7A8196"/>
        <w:sz w:val="16"/>
        <w:szCs w:val="16"/>
      </w:rPr>
      <w:t>Confidential  —</w:t>
    </w:r>
    <w:proofErr w:type="gramEnd"/>
    <w:r>
      <w:rPr>
        <w:color w:val="7A8196"/>
        <w:sz w:val="16"/>
        <w:szCs w:val="16"/>
      </w:rPr>
      <w:t xml:space="preserve">  </w:t>
    </w:r>
    <w:proofErr w:type="spellStart"/>
    <w:proofErr w:type="gramStart"/>
    <w:r>
      <w:rPr>
        <w:color w:val="7A8196"/>
        <w:sz w:val="16"/>
        <w:szCs w:val="16"/>
      </w:rPr>
      <w:t>NabadatCX</w:t>
    </w:r>
    <w:proofErr w:type="spellEnd"/>
    <w:r>
      <w:rPr>
        <w:color w:val="7A8196"/>
        <w:sz w:val="16"/>
        <w:szCs w:val="16"/>
      </w:rPr>
      <w:t xml:space="preserve">  —</w:t>
    </w:r>
    <w:proofErr w:type="gramEnd"/>
    <w:r>
      <w:rPr>
        <w:color w:val="7A8196"/>
        <w:sz w:val="16"/>
        <w:szCs w:val="16"/>
      </w:rPr>
      <w:t xml:space="preserve">  Requirements Package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79B4C" w14:textId="77777777" w:rsidR="00193487" w:rsidRDefault="00193487">
      <w:r>
        <w:separator/>
      </w:r>
    </w:p>
  </w:footnote>
  <w:footnote w:type="continuationSeparator" w:id="0">
    <w:p w14:paraId="188280C9" w14:textId="77777777" w:rsidR="00193487" w:rsidRDefault="001934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02A4F" w14:textId="158CDC06" w:rsidR="00625B79" w:rsidRDefault="000C5ECF">
    <w:pPr>
      <w:pBdr>
        <w:bottom w:val="single" w:sz="6" w:space="1" w:color="1EC99A"/>
      </w:pBdr>
      <w:spacing w:after="120"/>
    </w:pPr>
    <w:r>
      <w:rPr>
        <w:noProof/>
      </w:rPr>
      <w:drawing>
        <wp:inline distT="0" distB="0" distL="0" distR="0" wp14:anchorId="1ADB3EA5" wp14:editId="0914FD91">
          <wp:extent cx="808783" cy="272751"/>
          <wp:effectExtent l="0" t="0" r="0" b="0"/>
          <wp:docPr id="1287376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9523" cy="286490"/>
                  </a:xfrm>
                  <a:prstGeom prst="rect">
                    <a:avLst/>
                  </a:prstGeom>
                  <a:noFill/>
                  <a:ln>
                    <a:noFill/>
                  </a:ln>
                </pic:spPr>
              </pic:pic>
            </a:graphicData>
          </a:graphic>
        </wp:inline>
      </w:drawing>
    </w:r>
    <w:r>
      <w:rPr>
        <w:color w:val="7A8196"/>
        <w:sz w:val="18"/>
        <w:szCs w:val="18"/>
      </w:rPr>
      <w:t xml:space="preserve">   •   DOC-01: Platform Definition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2DA"/>
    <w:multiLevelType w:val="hybridMultilevel"/>
    <w:tmpl w:val="1BAE2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83922"/>
    <w:multiLevelType w:val="multilevel"/>
    <w:tmpl w:val="0EE81C96"/>
    <w:lvl w:ilvl="0">
      <w:start w:val="1"/>
      <w:numFmt w:val="bullet"/>
      <w:lvlText w:val="•"/>
      <w:lvlJc w:val="left"/>
      <w:pPr>
        <w:ind w:left="540" w:hanging="270"/>
      </w:pPr>
      <w:rPr>
        <w:rFonts w:ascii="Times New Roman" w:hAnsi="Times New Roman" w:cs="Times New Roman" w:hint="default"/>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2" w15:restartNumberingAfterBreak="0">
    <w:nsid w:val="083E69E4"/>
    <w:multiLevelType w:val="hybridMultilevel"/>
    <w:tmpl w:val="25A0E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C3839"/>
    <w:multiLevelType w:val="multilevel"/>
    <w:tmpl w:val="0EE81C96"/>
    <w:lvl w:ilvl="0">
      <w:start w:val="1"/>
      <w:numFmt w:val="bullet"/>
      <w:lvlText w:val="•"/>
      <w:lvlJc w:val="left"/>
      <w:pPr>
        <w:ind w:left="540" w:hanging="270"/>
      </w:pPr>
      <w:rPr>
        <w:rFonts w:ascii="Times New Roman" w:hAnsi="Times New Roman" w:cs="Times New Roman" w:hint="default"/>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4" w15:restartNumberingAfterBreak="0">
    <w:nsid w:val="0F3E7F44"/>
    <w:multiLevelType w:val="multilevel"/>
    <w:tmpl w:val="0EE81C96"/>
    <w:lvl w:ilvl="0">
      <w:start w:val="1"/>
      <w:numFmt w:val="bullet"/>
      <w:lvlText w:val="•"/>
      <w:lvlJc w:val="left"/>
      <w:pPr>
        <w:ind w:left="540" w:hanging="270"/>
      </w:pPr>
      <w:rPr>
        <w:rFonts w:ascii="Times New Roman" w:hAnsi="Times New Roman" w:cs="Times New Roman" w:hint="default"/>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5" w15:restartNumberingAfterBreak="0">
    <w:nsid w:val="18DE413D"/>
    <w:multiLevelType w:val="multilevel"/>
    <w:tmpl w:val="0EE81C96"/>
    <w:lvl w:ilvl="0">
      <w:start w:val="1"/>
      <w:numFmt w:val="bullet"/>
      <w:lvlText w:val="•"/>
      <w:lvlJc w:val="left"/>
      <w:pPr>
        <w:ind w:left="540" w:hanging="270"/>
      </w:pPr>
      <w:rPr>
        <w:rFonts w:ascii="Times New Roman" w:hAnsi="Times New Roman" w:cs="Times New Roman" w:hint="default"/>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6" w15:restartNumberingAfterBreak="0">
    <w:nsid w:val="190506A2"/>
    <w:multiLevelType w:val="multilevel"/>
    <w:tmpl w:val="0EE81C96"/>
    <w:lvl w:ilvl="0">
      <w:start w:val="1"/>
      <w:numFmt w:val="bullet"/>
      <w:lvlText w:val="•"/>
      <w:lvlJc w:val="left"/>
      <w:pPr>
        <w:ind w:left="540" w:hanging="270"/>
      </w:pPr>
      <w:rPr>
        <w:rFonts w:ascii="Times New Roman" w:hAnsi="Times New Roman" w:cs="Times New Roman" w:hint="default"/>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7" w15:restartNumberingAfterBreak="0">
    <w:nsid w:val="1D5174BC"/>
    <w:multiLevelType w:val="multilevel"/>
    <w:tmpl w:val="0EE81C96"/>
    <w:lvl w:ilvl="0">
      <w:start w:val="1"/>
      <w:numFmt w:val="bullet"/>
      <w:lvlText w:val="•"/>
      <w:lvlJc w:val="left"/>
      <w:pPr>
        <w:ind w:left="540" w:hanging="270"/>
      </w:pPr>
      <w:rPr>
        <w:rFonts w:ascii="Times New Roman" w:hAnsi="Times New Roman" w:cs="Times New Roman" w:hint="default"/>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8" w15:restartNumberingAfterBreak="0">
    <w:nsid w:val="1DC67CB9"/>
    <w:multiLevelType w:val="hybridMultilevel"/>
    <w:tmpl w:val="C6B00A2C"/>
    <w:lvl w:ilvl="0" w:tplc="0AD8538E">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0A2238E"/>
    <w:multiLevelType w:val="multilevel"/>
    <w:tmpl w:val="0EE81C96"/>
    <w:lvl w:ilvl="0">
      <w:start w:val="1"/>
      <w:numFmt w:val="bullet"/>
      <w:lvlText w:val="•"/>
      <w:lvlJc w:val="left"/>
      <w:pPr>
        <w:ind w:left="540" w:hanging="270"/>
      </w:pPr>
      <w:rPr>
        <w:rFonts w:ascii="Times New Roman" w:hAnsi="Times New Roman" w:cs="Times New Roman" w:hint="default"/>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10" w15:restartNumberingAfterBreak="0">
    <w:nsid w:val="23E67690"/>
    <w:multiLevelType w:val="multilevel"/>
    <w:tmpl w:val="0EE81C96"/>
    <w:lvl w:ilvl="0">
      <w:start w:val="1"/>
      <w:numFmt w:val="bullet"/>
      <w:lvlText w:val="•"/>
      <w:lvlJc w:val="left"/>
      <w:pPr>
        <w:ind w:left="540" w:hanging="270"/>
      </w:pPr>
      <w:rPr>
        <w:rFonts w:ascii="Times New Roman" w:hAnsi="Times New Roman" w:cs="Times New Roman" w:hint="default"/>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11" w15:restartNumberingAfterBreak="0">
    <w:nsid w:val="410E68ED"/>
    <w:multiLevelType w:val="multilevel"/>
    <w:tmpl w:val="37E0ECC4"/>
    <w:lvl w:ilvl="0">
      <w:start w:val="1"/>
      <w:numFmt w:val="bullet"/>
      <w:lvlText w:val="•"/>
      <w:lvlJc w:val="left"/>
      <w:pPr>
        <w:ind w:left="540" w:hanging="270"/>
      </w:pPr>
      <w:rPr>
        <w:rFonts w:ascii="Times New Roman" w:hAnsi="Times New Roman" w:cs="Times New Roman" w:hint="default"/>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12" w15:restartNumberingAfterBreak="0">
    <w:nsid w:val="44AB23B8"/>
    <w:multiLevelType w:val="multilevel"/>
    <w:tmpl w:val="0EE81C96"/>
    <w:lvl w:ilvl="0">
      <w:start w:val="1"/>
      <w:numFmt w:val="bullet"/>
      <w:lvlText w:val="•"/>
      <w:lvlJc w:val="left"/>
      <w:pPr>
        <w:ind w:left="540" w:hanging="270"/>
      </w:pPr>
      <w:rPr>
        <w:rFonts w:ascii="Times New Roman" w:hAnsi="Times New Roman" w:cs="Times New Roman" w:hint="default"/>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13" w15:restartNumberingAfterBreak="0">
    <w:nsid w:val="46700458"/>
    <w:multiLevelType w:val="hybridMultilevel"/>
    <w:tmpl w:val="B0ECD636"/>
    <w:lvl w:ilvl="0" w:tplc="7374ACB2">
      <w:start w:val="1"/>
      <w:numFmt w:val="bullet"/>
      <w:lvlText w:val="●"/>
      <w:lvlJc w:val="left"/>
      <w:pPr>
        <w:ind w:left="720" w:hanging="360"/>
      </w:pPr>
    </w:lvl>
    <w:lvl w:ilvl="1" w:tplc="A05A1588">
      <w:start w:val="1"/>
      <w:numFmt w:val="bullet"/>
      <w:lvlText w:val="○"/>
      <w:lvlJc w:val="left"/>
      <w:pPr>
        <w:ind w:left="1440" w:hanging="360"/>
      </w:pPr>
    </w:lvl>
    <w:lvl w:ilvl="2" w:tplc="4C246E5A">
      <w:start w:val="1"/>
      <w:numFmt w:val="bullet"/>
      <w:lvlText w:val="■"/>
      <w:lvlJc w:val="left"/>
      <w:pPr>
        <w:ind w:left="2160" w:hanging="360"/>
      </w:pPr>
    </w:lvl>
    <w:lvl w:ilvl="3" w:tplc="D48EED0C">
      <w:start w:val="1"/>
      <w:numFmt w:val="bullet"/>
      <w:lvlText w:val="●"/>
      <w:lvlJc w:val="left"/>
      <w:pPr>
        <w:ind w:left="2880" w:hanging="360"/>
      </w:pPr>
    </w:lvl>
    <w:lvl w:ilvl="4" w:tplc="7D1C3420">
      <w:start w:val="1"/>
      <w:numFmt w:val="bullet"/>
      <w:lvlText w:val="○"/>
      <w:lvlJc w:val="left"/>
      <w:pPr>
        <w:ind w:left="3600" w:hanging="360"/>
      </w:pPr>
    </w:lvl>
    <w:lvl w:ilvl="5" w:tplc="FCAE27FE">
      <w:start w:val="1"/>
      <w:numFmt w:val="bullet"/>
      <w:lvlText w:val="■"/>
      <w:lvlJc w:val="left"/>
      <w:pPr>
        <w:ind w:left="4320" w:hanging="360"/>
      </w:pPr>
    </w:lvl>
    <w:lvl w:ilvl="6" w:tplc="9056D934">
      <w:start w:val="1"/>
      <w:numFmt w:val="bullet"/>
      <w:lvlText w:val="●"/>
      <w:lvlJc w:val="left"/>
      <w:pPr>
        <w:ind w:left="5040" w:hanging="360"/>
      </w:pPr>
    </w:lvl>
    <w:lvl w:ilvl="7" w:tplc="34201168">
      <w:start w:val="1"/>
      <w:numFmt w:val="bullet"/>
      <w:lvlText w:val="●"/>
      <w:lvlJc w:val="left"/>
      <w:pPr>
        <w:ind w:left="5760" w:hanging="360"/>
      </w:pPr>
    </w:lvl>
    <w:lvl w:ilvl="8" w:tplc="018CD152">
      <w:start w:val="1"/>
      <w:numFmt w:val="bullet"/>
      <w:lvlText w:val="●"/>
      <w:lvlJc w:val="left"/>
      <w:pPr>
        <w:ind w:left="6480" w:hanging="360"/>
      </w:pPr>
    </w:lvl>
  </w:abstractNum>
  <w:abstractNum w:abstractNumId="14" w15:restartNumberingAfterBreak="0">
    <w:nsid w:val="49627911"/>
    <w:multiLevelType w:val="multilevel"/>
    <w:tmpl w:val="0EE81C96"/>
    <w:lvl w:ilvl="0">
      <w:start w:val="1"/>
      <w:numFmt w:val="bullet"/>
      <w:lvlText w:val="•"/>
      <w:lvlJc w:val="left"/>
      <w:pPr>
        <w:ind w:left="540" w:hanging="270"/>
      </w:pPr>
      <w:rPr>
        <w:rFonts w:ascii="Times New Roman" w:hAnsi="Times New Roman" w:cs="Times New Roman" w:hint="default"/>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15" w15:restartNumberingAfterBreak="0">
    <w:nsid w:val="4CD24B6E"/>
    <w:multiLevelType w:val="hybridMultilevel"/>
    <w:tmpl w:val="0660FC84"/>
    <w:lvl w:ilvl="0" w:tplc="0872820C">
      <w:start w:val="1"/>
      <w:numFmt w:val="bullet"/>
      <w:lvlText w:val="•"/>
      <w:lvlJc w:val="left"/>
      <w:pPr>
        <w:ind w:left="540" w:hanging="270"/>
      </w:pPr>
    </w:lvl>
    <w:lvl w:ilvl="1" w:tplc="82348E88">
      <w:numFmt w:val="decimal"/>
      <w:lvlText w:val=""/>
      <w:lvlJc w:val="left"/>
    </w:lvl>
    <w:lvl w:ilvl="2" w:tplc="859AEC9A">
      <w:numFmt w:val="decimal"/>
      <w:lvlText w:val=""/>
      <w:lvlJc w:val="left"/>
    </w:lvl>
    <w:lvl w:ilvl="3" w:tplc="7F406136">
      <w:numFmt w:val="decimal"/>
      <w:lvlText w:val=""/>
      <w:lvlJc w:val="left"/>
    </w:lvl>
    <w:lvl w:ilvl="4" w:tplc="CC823912">
      <w:numFmt w:val="decimal"/>
      <w:lvlText w:val=""/>
      <w:lvlJc w:val="left"/>
    </w:lvl>
    <w:lvl w:ilvl="5" w:tplc="FA46D832">
      <w:numFmt w:val="decimal"/>
      <w:lvlText w:val=""/>
      <w:lvlJc w:val="left"/>
    </w:lvl>
    <w:lvl w:ilvl="6" w:tplc="791EDA2A">
      <w:numFmt w:val="decimal"/>
      <w:lvlText w:val=""/>
      <w:lvlJc w:val="left"/>
    </w:lvl>
    <w:lvl w:ilvl="7" w:tplc="F97248B0">
      <w:numFmt w:val="decimal"/>
      <w:lvlText w:val=""/>
      <w:lvlJc w:val="left"/>
    </w:lvl>
    <w:lvl w:ilvl="8" w:tplc="F9328418">
      <w:numFmt w:val="decimal"/>
      <w:lvlText w:val=""/>
      <w:lvlJc w:val="left"/>
    </w:lvl>
  </w:abstractNum>
  <w:abstractNum w:abstractNumId="16" w15:restartNumberingAfterBreak="0">
    <w:nsid w:val="4ECF21AA"/>
    <w:multiLevelType w:val="multilevel"/>
    <w:tmpl w:val="0EE81C96"/>
    <w:lvl w:ilvl="0">
      <w:start w:val="1"/>
      <w:numFmt w:val="bullet"/>
      <w:lvlText w:val="•"/>
      <w:lvlJc w:val="left"/>
      <w:pPr>
        <w:ind w:left="540" w:hanging="270"/>
      </w:pPr>
      <w:rPr>
        <w:rFonts w:ascii="Times New Roman" w:hAnsi="Times New Roman" w:cs="Times New Roman" w:hint="default"/>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17" w15:restartNumberingAfterBreak="0">
    <w:nsid w:val="59043CFD"/>
    <w:multiLevelType w:val="hybridMultilevel"/>
    <w:tmpl w:val="F04E9212"/>
    <w:lvl w:ilvl="0" w:tplc="0AD8538E">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DD042A3"/>
    <w:multiLevelType w:val="hybridMultilevel"/>
    <w:tmpl w:val="590EC1C4"/>
    <w:lvl w:ilvl="0" w:tplc="0AD8538E">
      <w:start w:val="1"/>
      <w:numFmt w:val="bullet"/>
      <w:lvlText w:val="•"/>
      <w:lvlJc w:val="left"/>
      <w:pPr>
        <w:ind w:left="720" w:hanging="360"/>
      </w:pPr>
    </w:lvl>
    <w:lvl w:ilvl="1" w:tplc="DEACEE96">
      <w:numFmt w:val="decimal"/>
      <w:lvlText w:val=""/>
      <w:lvlJc w:val="left"/>
    </w:lvl>
    <w:lvl w:ilvl="2" w:tplc="B1E63D86">
      <w:numFmt w:val="decimal"/>
      <w:lvlText w:val=""/>
      <w:lvlJc w:val="left"/>
    </w:lvl>
    <w:lvl w:ilvl="3" w:tplc="B7C8E64C">
      <w:numFmt w:val="decimal"/>
      <w:lvlText w:val=""/>
      <w:lvlJc w:val="left"/>
    </w:lvl>
    <w:lvl w:ilvl="4" w:tplc="8C6A3690">
      <w:numFmt w:val="decimal"/>
      <w:lvlText w:val=""/>
      <w:lvlJc w:val="left"/>
    </w:lvl>
    <w:lvl w:ilvl="5" w:tplc="AF5605B6">
      <w:numFmt w:val="decimal"/>
      <w:lvlText w:val=""/>
      <w:lvlJc w:val="left"/>
    </w:lvl>
    <w:lvl w:ilvl="6" w:tplc="7E78254E">
      <w:numFmt w:val="decimal"/>
      <w:lvlText w:val=""/>
      <w:lvlJc w:val="left"/>
    </w:lvl>
    <w:lvl w:ilvl="7" w:tplc="6D7A7EB2">
      <w:numFmt w:val="decimal"/>
      <w:lvlText w:val=""/>
      <w:lvlJc w:val="left"/>
    </w:lvl>
    <w:lvl w:ilvl="8" w:tplc="F600F93A">
      <w:numFmt w:val="decimal"/>
      <w:lvlText w:val=""/>
      <w:lvlJc w:val="left"/>
    </w:lvl>
  </w:abstractNum>
  <w:abstractNum w:abstractNumId="19" w15:restartNumberingAfterBreak="0">
    <w:nsid w:val="5FDC4B5E"/>
    <w:multiLevelType w:val="multilevel"/>
    <w:tmpl w:val="0EE81C96"/>
    <w:lvl w:ilvl="0">
      <w:start w:val="1"/>
      <w:numFmt w:val="bullet"/>
      <w:lvlText w:val="•"/>
      <w:lvlJc w:val="left"/>
      <w:pPr>
        <w:ind w:left="540" w:hanging="270"/>
      </w:pPr>
      <w:rPr>
        <w:rFonts w:ascii="Times New Roman" w:hAnsi="Times New Roman" w:cs="Times New Roman" w:hint="default"/>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20" w15:restartNumberingAfterBreak="0">
    <w:nsid w:val="6C31556A"/>
    <w:multiLevelType w:val="multilevel"/>
    <w:tmpl w:val="0EE81C96"/>
    <w:lvl w:ilvl="0">
      <w:start w:val="1"/>
      <w:numFmt w:val="bullet"/>
      <w:lvlText w:val="•"/>
      <w:lvlJc w:val="left"/>
      <w:pPr>
        <w:ind w:left="540" w:hanging="270"/>
      </w:pPr>
      <w:rPr>
        <w:rFonts w:ascii="Times New Roman" w:hAnsi="Times New Roman" w:cs="Times New Roman" w:hint="default"/>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21" w15:restartNumberingAfterBreak="0">
    <w:nsid w:val="71FE6CCA"/>
    <w:multiLevelType w:val="multilevel"/>
    <w:tmpl w:val="0EE81C96"/>
    <w:lvl w:ilvl="0">
      <w:start w:val="1"/>
      <w:numFmt w:val="bullet"/>
      <w:lvlText w:val="•"/>
      <w:lvlJc w:val="left"/>
      <w:pPr>
        <w:ind w:left="540" w:hanging="270"/>
      </w:pPr>
      <w:rPr>
        <w:rFonts w:ascii="Times New Roman" w:hAnsi="Times New Roman" w:cs="Times New Roman" w:hint="default"/>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22" w15:restartNumberingAfterBreak="0">
    <w:nsid w:val="7B3E4FB2"/>
    <w:multiLevelType w:val="multilevel"/>
    <w:tmpl w:val="0EE81C96"/>
    <w:lvl w:ilvl="0">
      <w:start w:val="1"/>
      <w:numFmt w:val="bullet"/>
      <w:lvlText w:val="•"/>
      <w:lvlJc w:val="left"/>
      <w:pPr>
        <w:ind w:left="540" w:hanging="270"/>
      </w:pPr>
      <w:rPr>
        <w:rFonts w:ascii="Times New Roman" w:hAnsi="Times New Roman" w:cs="Times New Roman" w:hint="default"/>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num w:numId="1" w16cid:durableId="427965912">
    <w:abstractNumId w:val="13"/>
    <w:lvlOverride w:ilvl="0">
      <w:startOverride w:val="1"/>
    </w:lvlOverride>
  </w:num>
  <w:num w:numId="2" w16cid:durableId="2034647906">
    <w:abstractNumId w:val="18"/>
    <w:lvlOverride w:ilvl="0">
      <w:startOverride w:val="1"/>
    </w:lvlOverride>
  </w:num>
  <w:num w:numId="3" w16cid:durableId="848829829">
    <w:abstractNumId w:val="15"/>
    <w:lvlOverride w:ilvl="0">
      <w:startOverride w:val="1"/>
    </w:lvlOverride>
  </w:num>
  <w:num w:numId="4" w16cid:durableId="829249204">
    <w:abstractNumId w:val="0"/>
  </w:num>
  <w:num w:numId="5" w16cid:durableId="1803813053">
    <w:abstractNumId w:val="18"/>
  </w:num>
  <w:num w:numId="6" w16cid:durableId="704213482">
    <w:abstractNumId w:val="8"/>
  </w:num>
  <w:num w:numId="7" w16cid:durableId="1154761033">
    <w:abstractNumId w:val="11"/>
    <w:lvlOverride w:ilvl="0"/>
    <w:lvlOverride w:ilvl="1"/>
    <w:lvlOverride w:ilvl="2"/>
    <w:lvlOverride w:ilvl="3"/>
    <w:lvlOverride w:ilvl="4"/>
    <w:lvlOverride w:ilvl="5"/>
    <w:lvlOverride w:ilvl="6"/>
    <w:lvlOverride w:ilvl="7"/>
    <w:lvlOverride w:ilvl="8"/>
  </w:num>
  <w:num w:numId="8" w16cid:durableId="1066034079">
    <w:abstractNumId w:val="2"/>
  </w:num>
  <w:num w:numId="9" w16cid:durableId="541400276">
    <w:abstractNumId w:val="1"/>
  </w:num>
  <w:num w:numId="10" w16cid:durableId="1250889092">
    <w:abstractNumId w:val="10"/>
  </w:num>
  <w:num w:numId="11" w16cid:durableId="827094454">
    <w:abstractNumId w:val="4"/>
  </w:num>
  <w:num w:numId="12" w16cid:durableId="145826282">
    <w:abstractNumId w:val="5"/>
  </w:num>
  <w:num w:numId="13" w16cid:durableId="212035791">
    <w:abstractNumId w:val="19"/>
  </w:num>
  <w:num w:numId="14" w16cid:durableId="1987515153">
    <w:abstractNumId w:val="21"/>
  </w:num>
  <w:num w:numId="15" w16cid:durableId="533929905">
    <w:abstractNumId w:val="12"/>
  </w:num>
  <w:num w:numId="16" w16cid:durableId="444544073">
    <w:abstractNumId w:val="14"/>
  </w:num>
  <w:num w:numId="17" w16cid:durableId="920871108">
    <w:abstractNumId w:val="16"/>
  </w:num>
  <w:num w:numId="18" w16cid:durableId="1472092104">
    <w:abstractNumId w:val="9"/>
  </w:num>
  <w:num w:numId="19" w16cid:durableId="150222149">
    <w:abstractNumId w:val="20"/>
  </w:num>
  <w:num w:numId="20" w16cid:durableId="1617908820">
    <w:abstractNumId w:val="3"/>
  </w:num>
  <w:num w:numId="21" w16cid:durableId="290063878">
    <w:abstractNumId w:val="22"/>
  </w:num>
  <w:num w:numId="22" w16cid:durableId="1663924469">
    <w:abstractNumId w:val="6"/>
  </w:num>
  <w:num w:numId="23" w16cid:durableId="1974865443">
    <w:abstractNumId w:val="7"/>
  </w:num>
  <w:num w:numId="24" w16cid:durableId="2001032263">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ah AlKhatab">
    <w15:presenceInfo w15:providerId="AD" w15:userId="S::f.alkhatab@qbs.jo::06baee5c-94b5-4541-a765-1ca10028d6cf"/>
  </w15:person>
  <w15:person w15:author="Ahmad Abu Qauod">
    <w15:presenceInfo w15:providerId="AD" w15:userId="S::Ahmad@nabadatcx.com::02f66eb0-b84d-4a97-8d96-3d026536ef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B79"/>
    <w:rsid w:val="000314A0"/>
    <w:rsid w:val="0006432B"/>
    <w:rsid w:val="00081BF0"/>
    <w:rsid w:val="000C5ECF"/>
    <w:rsid w:val="00193487"/>
    <w:rsid w:val="001A1203"/>
    <w:rsid w:val="00202280"/>
    <w:rsid w:val="00291BD3"/>
    <w:rsid w:val="003063F6"/>
    <w:rsid w:val="00336637"/>
    <w:rsid w:val="00337946"/>
    <w:rsid w:val="003C70E6"/>
    <w:rsid w:val="004E748B"/>
    <w:rsid w:val="00521837"/>
    <w:rsid w:val="005363FC"/>
    <w:rsid w:val="00565C50"/>
    <w:rsid w:val="005B6EE6"/>
    <w:rsid w:val="005E4A84"/>
    <w:rsid w:val="00625B79"/>
    <w:rsid w:val="00716387"/>
    <w:rsid w:val="00722391"/>
    <w:rsid w:val="00734C40"/>
    <w:rsid w:val="00752748"/>
    <w:rsid w:val="00756F5A"/>
    <w:rsid w:val="00814518"/>
    <w:rsid w:val="008222A3"/>
    <w:rsid w:val="00857EB6"/>
    <w:rsid w:val="008A769A"/>
    <w:rsid w:val="0095634A"/>
    <w:rsid w:val="00965200"/>
    <w:rsid w:val="009B04C8"/>
    <w:rsid w:val="009B3C14"/>
    <w:rsid w:val="00A956F3"/>
    <w:rsid w:val="00B01D07"/>
    <w:rsid w:val="00B43E8A"/>
    <w:rsid w:val="00BB2860"/>
    <w:rsid w:val="00BB707B"/>
    <w:rsid w:val="00BC64E0"/>
    <w:rsid w:val="00D55FD3"/>
    <w:rsid w:val="00D83602"/>
    <w:rsid w:val="00DD7425"/>
    <w:rsid w:val="00DE6636"/>
    <w:rsid w:val="00E26447"/>
    <w:rsid w:val="00E45039"/>
    <w:rsid w:val="00E637DE"/>
    <w:rsid w:val="00E71128"/>
    <w:rsid w:val="00E80FC8"/>
    <w:rsid w:val="00ED3175"/>
    <w:rsid w:val="00F05532"/>
    <w:rsid w:val="00F1286C"/>
    <w:rsid w:val="00F36C49"/>
    <w:rsid w:val="00F56AA5"/>
    <w:rsid w:val="00FC2B18"/>
    <w:rsid w:val="00FE0FC2"/>
    <w:rsid w:val="00FE4D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02892"/>
  <w15:docId w15:val="{37304C17-9680-4070-BDA9-8D0345251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80"/>
      <w:outlineLvl w:val="0"/>
    </w:pPr>
    <w:rPr>
      <w:b/>
      <w:bCs/>
      <w:color w:val="1E2235"/>
      <w:sz w:val="30"/>
      <w:szCs w:val="30"/>
    </w:rPr>
  </w:style>
  <w:style w:type="paragraph" w:styleId="Heading2">
    <w:name w:val="heading 2"/>
    <w:uiPriority w:val="9"/>
    <w:unhideWhenUsed/>
    <w:qFormat/>
    <w:pPr>
      <w:spacing w:before="280" w:after="120"/>
      <w:outlineLvl w:val="1"/>
    </w:pPr>
    <w:rPr>
      <w:b/>
      <w:bCs/>
      <w:color w:val="1E223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5ECF"/>
    <w:pPr>
      <w:tabs>
        <w:tab w:val="center" w:pos="4680"/>
        <w:tab w:val="right" w:pos="9360"/>
      </w:tabs>
    </w:pPr>
  </w:style>
  <w:style w:type="character" w:customStyle="1" w:styleId="HeaderChar">
    <w:name w:val="Header Char"/>
    <w:basedOn w:val="DefaultParagraphFont"/>
    <w:link w:val="Header"/>
    <w:uiPriority w:val="99"/>
    <w:rsid w:val="000C5ECF"/>
  </w:style>
  <w:style w:type="paragraph" w:styleId="Footer">
    <w:name w:val="footer"/>
    <w:basedOn w:val="Normal"/>
    <w:link w:val="FooterChar"/>
    <w:uiPriority w:val="99"/>
    <w:unhideWhenUsed/>
    <w:rsid w:val="000C5ECF"/>
    <w:pPr>
      <w:tabs>
        <w:tab w:val="center" w:pos="4680"/>
        <w:tab w:val="right" w:pos="9360"/>
      </w:tabs>
    </w:pPr>
  </w:style>
  <w:style w:type="character" w:customStyle="1" w:styleId="FooterChar">
    <w:name w:val="Footer Char"/>
    <w:basedOn w:val="DefaultParagraphFont"/>
    <w:link w:val="Footer"/>
    <w:uiPriority w:val="99"/>
    <w:rsid w:val="000C5ECF"/>
  </w:style>
  <w:style w:type="table" w:styleId="ListTable5Dark">
    <w:name w:val="List Table 5 Dark"/>
    <w:basedOn w:val="TableNormal"/>
    <w:uiPriority w:val="50"/>
    <w:rsid w:val="00BB2860"/>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Revision">
    <w:name w:val="Revision"/>
    <w:hidden/>
    <w:uiPriority w:val="99"/>
    <w:semiHidden/>
    <w:rsid w:val="00ED31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09b433e-4c29-47e6-a877-79416cadbbb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F9567CACD0F8F46A3D9D3F6D4BBD5B5" ma:contentTypeVersion="10" ma:contentTypeDescription="Create a new document." ma:contentTypeScope="" ma:versionID="7b5fcf4287e79cfd577230e04d23957b">
  <xsd:schema xmlns:xsd="http://www.w3.org/2001/XMLSchema" xmlns:xs="http://www.w3.org/2001/XMLSchema" xmlns:p="http://schemas.microsoft.com/office/2006/metadata/properties" xmlns:ns3="609b433e-4c29-47e6-a877-79416cadbbb1" targetNamespace="http://schemas.microsoft.com/office/2006/metadata/properties" ma:root="true" ma:fieldsID="a973bfb11ca9d9541ec9acebf5606133" ns3:_="">
    <xsd:import namespace="609b433e-4c29-47e6-a877-79416cadbbb1"/>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9b433e-4c29-47e6-a877-79416cadbb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2293CE-F8EE-451E-AA3C-C5D7FBB43486}">
  <ds:schemaRefs>
    <ds:schemaRef ds:uri="http://schemas.microsoft.com/office/2006/metadata/properties"/>
    <ds:schemaRef ds:uri="http://schemas.microsoft.com/office/infopath/2007/PartnerControls"/>
    <ds:schemaRef ds:uri="609b433e-4c29-47e6-a877-79416cadbbb1"/>
  </ds:schemaRefs>
</ds:datastoreItem>
</file>

<file path=customXml/itemProps2.xml><?xml version="1.0" encoding="utf-8"?>
<ds:datastoreItem xmlns:ds="http://schemas.openxmlformats.org/officeDocument/2006/customXml" ds:itemID="{43C22DC7-C754-4923-8FBA-F223A6F346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9b433e-4c29-47e6-a877-79416cadbb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A04C01-D44F-4C12-B763-230456C89A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8</Pages>
  <Words>2261</Words>
  <Characters>12890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Farah AlKhatab</cp:lastModifiedBy>
  <cp:revision>17</cp:revision>
  <dcterms:created xsi:type="dcterms:W3CDTF">2026-05-20T14:31:00Z</dcterms:created>
  <dcterms:modified xsi:type="dcterms:W3CDTF">2026-05-21T14:29:00Z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0x010100BF9567CACD0F8F46A3D9D3F6D4BBD5B5</vt:lpwstr>
  </property>
</Properties>
</file>